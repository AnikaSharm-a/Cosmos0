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left"/>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02">
      <w:pPr>
        <w:jc w:val="left"/>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03">
      <w:pPr>
        <w:jc w:val="left"/>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04">
      <w:pPr>
        <w:jc w:val="left"/>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05">
      <w:pPr>
        <w:jc w:val="left"/>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06">
      <w:pPr>
        <w:jc w:val="center"/>
        <w:rPr>
          <w:rFonts w:ascii="Maven Pro" w:cs="Maven Pro" w:eastAsia="Maven Pro" w:hAnsi="Maven Pro"/>
          <w:b w:val="1"/>
        </w:rPr>
      </w:pPr>
      <w:r w:rsidDel="00000000" w:rsidR="00000000" w:rsidRPr="00000000">
        <w:rPr>
          <w:rFonts w:ascii="Maven Pro" w:cs="Maven Pro" w:eastAsia="Maven Pro" w:hAnsi="Maven Pro"/>
          <w:b w:val="1"/>
        </w:rPr>
        <w:drawing>
          <wp:inline distB="114300" distT="114300" distL="114300" distR="114300">
            <wp:extent cx="3587588" cy="3648456"/>
            <wp:effectExtent b="0" l="0" r="0" t="0"/>
            <wp:docPr id="6" name="image9.png"/>
            <a:graphic>
              <a:graphicData uri="http://schemas.openxmlformats.org/drawingml/2006/picture">
                <pic:pic>
                  <pic:nvPicPr>
                    <pic:cNvPr id="0" name="image9.png"/>
                    <pic:cNvPicPr preferRelativeResize="0"/>
                  </pic:nvPicPr>
                  <pic:blipFill>
                    <a:blip r:embed="rId7"/>
                    <a:srcRect b="27121" l="26578" r="27094" t="25623"/>
                    <a:stretch>
                      <a:fillRect/>
                    </a:stretch>
                  </pic:blipFill>
                  <pic:spPr>
                    <a:xfrm>
                      <a:off x="0" y="0"/>
                      <a:ext cx="3587588" cy="364845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Title"/>
        <w:jc w:val="center"/>
        <w:rPr>
          <w:rFonts w:ascii="Maven Pro" w:cs="Maven Pro" w:eastAsia="Maven Pro" w:hAnsi="Maven Pro"/>
          <w:color w:val="0b5394"/>
          <w:sz w:val="88"/>
          <w:szCs w:val="88"/>
        </w:rPr>
      </w:pPr>
      <w:bookmarkStart w:colFirst="0" w:colLast="0" w:name="_tk8r58oqxup0" w:id="0"/>
      <w:bookmarkEnd w:id="0"/>
      <w:r w:rsidDel="00000000" w:rsidR="00000000" w:rsidRPr="00000000">
        <w:rPr>
          <w:rFonts w:ascii="Maven Pro" w:cs="Maven Pro" w:eastAsia="Maven Pro" w:hAnsi="Maven Pro"/>
          <w:color w:val="0b5394"/>
          <w:sz w:val="88"/>
          <w:szCs w:val="88"/>
          <w:rtl w:val="0"/>
        </w:rPr>
        <w:t xml:space="preserve">CosmosView</w:t>
      </w:r>
    </w:p>
    <w:p w:rsidR="00000000" w:rsidDel="00000000" w:rsidP="00000000" w:rsidRDefault="00000000" w:rsidRPr="00000000" w14:paraId="00000008">
      <w:pPr>
        <w:pStyle w:val="Title"/>
        <w:jc w:val="center"/>
        <w:rPr/>
      </w:pPr>
      <w:bookmarkStart w:colFirst="0" w:colLast="0" w:name="_eosfmmuai8a3" w:id="1"/>
      <w:bookmarkEnd w:id="1"/>
      <w:r w:rsidDel="00000000" w:rsidR="00000000" w:rsidRPr="00000000">
        <w:rPr/>
        <w:drawing>
          <wp:inline distB="114300" distT="114300" distL="114300" distR="114300">
            <wp:extent cx="5734050" cy="492973"/>
            <wp:effectExtent b="0" l="0" r="0" t="0"/>
            <wp:docPr id="8" name="image8.png"/>
            <a:graphic>
              <a:graphicData uri="http://schemas.openxmlformats.org/drawingml/2006/picture">
                <pic:pic>
                  <pic:nvPicPr>
                    <pic:cNvPr id="0" name="image8.png"/>
                    <pic:cNvPicPr preferRelativeResize="0"/>
                  </pic:nvPicPr>
                  <pic:blipFill>
                    <a:blip r:embed="rId8"/>
                    <a:srcRect b="46136" l="0" r="0" t="34006"/>
                    <a:stretch>
                      <a:fillRect/>
                    </a:stretch>
                  </pic:blipFill>
                  <pic:spPr>
                    <a:xfrm>
                      <a:off x="0" y="0"/>
                      <a:ext cx="5734050" cy="49297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1"/>
        <w:jc w:val="center"/>
        <w:rPr>
          <w:rFonts w:ascii="Maven Pro" w:cs="Maven Pro" w:eastAsia="Maven Pro" w:hAnsi="Maven Pro"/>
          <w:sz w:val="60"/>
          <w:szCs w:val="60"/>
        </w:rPr>
      </w:pPr>
      <w:bookmarkStart w:colFirst="0" w:colLast="0" w:name="_5lqqk1oobzy9" w:id="2"/>
      <w:bookmarkEnd w:id="2"/>
      <w:r w:rsidDel="00000000" w:rsidR="00000000" w:rsidRPr="00000000">
        <w:rPr>
          <w:rFonts w:ascii="Maven Pro" w:cs="Maven Pro" w:eastAsia="Maven Pro" w:hAnsi="Maven Pro"/>
          <w:sz w:val="60"/>
          <w:szCs w:val="60"/>
          <w:rtl w:val="0"/>
        </w:rPr>
        <w:t xml:space="preserve">User Manual</w:t>
      </w:r>
    </w:p>
    <w:p w:rsidR="00000000" w:rsidDel="00000000" w:rsidP="00000000" w:rsidRDefault="00000000" w:rsidRPr="00000000" w14:paraId="0000000A">
      <w:pPr>
        <w:pStyle w:val="Heading1"/>
        <w:jc w:val="center"/>
        <w:rPr>
          <w:rFonts w:ascii="Maven Pro" w:cs="Maven Pro" w:eastAsia="Maven Pro" w:hAnsi="Maven Pro"/>
          <w:sz w:val="32"/>
          <w:szCs w:val="32"/>
        </w:rPr>
      </w:pPr>
      <w:bookmarkStart w:colFirst="0" w:colLast="0" w:name="_76crilcdno1p" w:id="3"/>
      <w:bookmarkEnd w:id="3"/>
      <w:r w:rsidDel="00000000" w:rsidR="00000000" w:rsidRPr="00000000">
        <w:rPr>
          <w:rtl w:val="0"/>
        </w:rPr>
      </w:r>
    </w:p>
    <w:p w:rsidR="00000000" w:rsidDel="00000000" w:rsidP="00000000" w:rsidRDefault="00000000" w:rsidRPr="00000000" w14:paraId="0000000B">
      <w:pPr>
        <w:pStyle w:val="Heading1"/>
        <w:jc w:val="center"/>
        <w:rPr>
          <w:rFonts w:ascii="Maven Pro" w:cs="Maven Pro" w:eastAsia="Maven Pro" w:hAnsi="Maven Pro"/>
          <w:sz w:val="32"/>
          <w:szCs w:val="32"/>
        </w:rPr>
      </w:pPr>
      <w:bookmarkStart w:colFirst="0" w:colLast="0" w:name="_xi5nhx6pthz" w:id="4"/>
      <w:bookmarkEnd w:id="4"/>
      <w:r w:rsidDel="00000000" w:rsidR="00000000" w:rsidRPr="00000000">
        <w:rPr>
          <w:rtl w:val="0"/>
        </w:rPr>
      </w:r>
    </w:p>
    <w:p w:rsidR="00000000" w:rsidDel="00000000" w:rsidP="00000000" w:rsidRDefault="00000000" w:rsidRPr="00000000" w14:paraId="0000000C">
      <w:pPr>
        <w:pStyle w:val="Heading1"/>
        <w:jc w:val="center"/>
        <w:rPr>
          <w:rFonts w:ascii="Maven Pro" w:cs="Maven Pro" w:eastAsia="Maven Pro" w:hAnsi="Maven Pro"/>
          <w:sz w:val="56"/>
          <w:szCs w:val="56"/>
        </w:rPr>
      </w:pPr>
      <w:bookmarkStart w:colFirst="0" w:colLast="0" w:name="_2wpw80d47c8p" w:id="5"/>
      <w:bookmarkEnd w:id="5"/>
      <w:r w:rsidDel="00000000" w:rsidR="00000000" w:rsidRPr="00000000">
        <w:rPr>
          <w:rFonts w:ascii="Maven Pro" w:cs="Maven Pro" w:eastAsia="Maven Pro" w:hAnsi="Maven Pro"/>
          <w:sz w:val="32"/>
          <w:szCs w:val="32"/>
          <w:rtl w:val="0"/>
        </w:rPr>
        <w:t xml:space="preserve">Copyright © Galactica</w:t>
      </w:r>
      <w:r w:rsidDel="00000000" w:rsidR="00000000" w:rsidRPr="00000000">
        <w:rPr>
          <w:rFonts w:ascii="Maven Pro" w:cs="Maven Pro" w:eastAsia="Maven Pro" w:hAnsi="Maven Pro"/>
          <w:sz w:val="32"/>
          <w:szCs w:val="32"/>
          <w:vertAlign w:val="superscript"/>
          <w:rtl w:val="0"/>
        </w:rPr>
        <w:t xml:space="preserve">TM</w:t>
      </w:r>
      <w:r w:rsidDel="00000000" w:rsidR="00000000" w:rsidRPr="00000000">
        <w:rPr>
          <w:rFonts w:ascii="Maven Pro" w:cs="Maven Pro" w:eastAsia="Maven Pro" w:hAnsi="Maven Pro"/>
          <w:sz w:val="32"/>
          <w:szCs w:val="32"/>
          <w:rtl w:val="0"/>
        </w:rPr>
        <w:t xml:space="preserve"> 2022</w:t>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jc w:val="left"/>
        <w:rPr>
          <w:rFonts w:ascii="Maven Pro" w:cs="Maven Pro" w:eastAsia="Maven Pro" w:hAnsi="Maven Pro"/>
          <w:sz w:val="28"/>
          <w:szCs w:val="28"/>
        </w:rPr>
      </w:pPr>
      <w:bookmarkStart w:colFirst="0" w:colLast="0" w:name="_fkrl4jwhq0zj" w:id="6"/>
      <w:bookmarkEnd w:id="6"/>
      <w:r w:rsidDel="00000000" w:rsidR="00000000" w:rsidRPr="00000000">
        <w:rPr>
          <w:rFonts w:ascii="Maven Pro" w:cs="Maven Pro" w:eastAsia="Maven Pro" w:hAnsi="Maven Pro"/>
          <w:color w:val="0b5394"/>
          <w:sz w:val="50"/>
          <w:szCs w:val="50"/>
          <w:rtl w:val="0"/>
        </w:rPr>
        <w:t xml:space="preserve">Table of Contents</w:t>
      </w:r>
      <w:r w:rsidDel="00000000" w:rsidR="00000000" w:rsidRPr="00000000">
        <w:rPr>
          <w:rtl w:val="0"/>
        </w:rPr>
      </w:r>
    </w:p>
    <w:p w:rsidR="00000000" w:rsidDel="00000000" w:rsidP="00000000" w:rsidRDefault="00000000" w:rsidRPr="00000000" w14:paraId="0000000E">
      <w:pPr>
        <w:rPr>
          <w:rFonts w:ascii="Maven Pro" w:cs="Maven Pro" w:eastAsia="Maven Pro" w:hAnsi="Maven Pro"/>
          <w:sz w:val="28"/>
          <w:szCs w:val="28"/>
        </w:rPr>
      </w:pPr>
      <w:r w:rsidDel="00000000" w:rsidR="00000000" w:rsidRPr="00000000">
        <w:rPr>
          <w:rtl w:val="0"/>
        </w:rPr>
      </w:r>
    </w:p>
    <w:p w:rsidR="00000000" w:rsidDel="00000000" w:rsidP="00000000" w:rsidRDefault="00000000" w:rsidRPr="00000000" w14:paraId="0000000F">
      <w:pPr>
        <w:rPr>
          <w:rFonts w:ascii="Maven Pro Medium" w:cs="Maven Pro Medium" w:eastAsia="Maven Pro Medium" w:hAnsi="Maven Pro Medium"/>
          <w:sz w:val="32"/>
          <w:szCs w:val="32"/>
        </w:rPr>
      </w:pPr>
      <w:r w:rsidDel="00000000" w:rsidR="00000000" w:rsidRPr="00000000">
        <w:rPr>
          <w:rFonts w:ascii="Maven Pro Medium" w:cs="Maven Pro Medium" w:eastAsia="Maven Pro Medium" w:hAnsi="Maven Pro Medium"/>
          <w:sz w:val="32"/>
          <w:szCs w:val="32"/>
          <w:rtl w:val="0"/>
        </w:rPr>
        <w:t xml:space="preserve">Introduction</w:t>
        <w:tab/>
        <w:tab/>
        <w:tab/>
        <w:tab/>
        <w:tab/>
        <w:tab/>
        <w:tab/>
        <w:tab/>
        <w:tab/>
        <w:tab/>
        <w:t xml:space="preserve">3</w:t>
      </w:r>
    </w:p>
    <w:p w:rsidR="00000000" w:rsidDel="00000000" w:rsidP="00000000" w:rsidRDefault="00000000" w:rsidRPr="00000000" w14:paraId="00000010">
      <w:pPr>
        <w:rPr>
          <w:rFonts w:ascii="Maven Pro Medium" w:cs="Maven Pro Medium" w:eastAsia="Maven Pro Medium" w:hAnsi="Maven Pro Medium"/>
          <w:sz w:val="32"/>
          <w:szCs w:val="32"/>
        </w:rPr>
      </w:pPr>
      <w:r w:rsidDel="00000000" w:rsidR="00000000" w:rsidRPr="00000000">
        <w:rPr>
          <w:rFonts w:ascii="Maven Pro Medium" w:cs="Maven Pro Medium" w:eastAsia="Maven Pro Medium" w:hAnsi="Maven Pro Medium"/>
          <w:sz w:val="32"/>
          <w:szCs w:val="32"/>
          <w:rtl w:val="0"/>
        </w:rPr>
        <w:t xml:space="preserve">Requirements</w:t>
        <w:tab/>
        <w:tab/>
        <w:tab/>
        <w:tab/>
        <w:tab/>
        <w:tab/>
        <w:tab/>
        <w:tab/>
        <w:tab/>
        <w:tab/>
        <w:t xml:space="preserve">3</w:t>
      </w:r>
    </w:p>
    <w:p w:rsidR="00000000" w:rsidDel="00000000" w:rsidP="00000000" w:rsidRDefault="00000000" w:rsidRPr="00000000" w14:paraId="00000011">
      <w:pPr>
        <w:rPr>
          <w:rFonts w:ascii="Maven Pro Medium" w:cs="Maven Pro Medium" w:eastAsia="Maven Pro Medium" w:hAnsi="Maven Pro Medium"/>
          <w:sz w:val="32"/>
          <w:szCs w:val="32"/>
        </w:rPr>
      </w:pPr>
      <w:r w:rsidDel="00000000" w:rsidR="00000000" w:rsidRPr="00000000">
        <w:rPr>
          <w:rFonts w:ascii="Maven Pro Medium" w:cs="Maven Pro Medium" w:eastAsia="Maven Pro Medium" w:hAnsi="Maven Pro Medium"/>
          <w:sz w:val="32"/>
          <w:szCs w:val="32"/>
          <w:rtl w:val="0"/>
        </w:rPr>
        <w:t xml:space="preserve">User Interface</w:t>
        <w:tab/>
        <w:tab/>
        <w:tab/>
        <w:tab/>
        <w:tab/>
        <w:tab/>
        <w:tab/>
        <w:tab/>
        <w:tab/>
        <w:tab/>
        <w:t xml:space="preserve">3</w:t>
      </w:r>
    </w:p>
    <w:p w:rsidR="00000000" w:rsidDel="00000000" w:rsidP="00000000" w:rsidRDefault="00000000" w:rsidRPr="00000000" w14:paraId="00000012">
      <w:pPr>
        <w:rPr>
          <w:rFonts w:ascii="Maven Pro" w:cs="Maven Pro" w:eastAsia="Maven Pro" w:hAnsi="Maven Pro"/>
          <w:sz w:val="32"/>
          <w:szCs w:val="32"/>
        </w:rPr>
      </w:pPr>
      <w:r w:rsidDel="00000000" w:rsidR="00000000" w:rsidRPr="00000000">
        <w:rPr>
          <w:rFonts w:ascii="Maven Pro" w:cs="Maven Pro" w:eastAsia="Maven Pro" w:hAnsi="Maven Pro"/>
          <w:sz w:val="32"/>
          <w:szCs w:val="32"/>
          <w:rtl w:val="0"/>
        </w:rPr>
        <w:tab/>
        <w:t xml:space="preserve">Control Window</w:t>
        <w:tab/>
        <w:tab/>
        <w:tab/>
        <w:tab/>
        <w:tab/>
        <w:tab/>
        <w:tab/>
        <w:tab/>
        <w:t xml:space="preserve">3</w:t>
      </w:r>
    </w:p>
    <w:p w:rsidR="00000000" w:rsidDel="00000000" w:rsidP="00000000" w:rsidRDefault="00000000" w:rsidRPr="00000000" w14:paraId="00000013">
      <w:pPr>
        <w:rPr>
          <w:rFonts w:ascii="Maven Pro" w:cs="Maven Pro" w:eastAsia="Maven Pro" w:hAnsi="Maven Pro"/>
          <w:sz w:val="32"/>
          <w:szCs w:val="32"/>
        </w:rPr>
      </w:pPr>
      <w:r w:rsidDel="00000000" w:rsidR="00000000" w:rsidRPr="00000000">
        <w:rPr>
          <w:rFonts w:ascii="Maven Pro" w:cs="Maven Pro" w:eastAsia="Maven Pro" w:hAnsi="Maven Pro"/>
          <w:sz w:val="32"/>
          <w:szCs w:val="32"/>
          <w:rtl w:val="0"/>
        </w:rPr>
        <w:tab/>
        <w:t xml:space="preserve">Celestial Body Chooser</w:t>
        <w:tab/>
        <w:tab/>
        <w:tab/>
        <w:tab/>
        <w:tab/>
        <w:tab/>
        <w:tab/>
        <w:t xml:space="preserve">4</w:t>
      </w:r>
    </w:p>
    <w:p w:rsidR="00000000" w:rsidDel="00000000" w:rsidP="00000000" w:rsidRDefault="00000000" w:rsidRPr="00000000" w14:paraId="00000014">
      <w:pPr>
        <w:rPr>
          <w:rFonts w:ascii="Maven Pro" w:cs="Maven Pro" w:eastAsia="Maven Pro" w:hAnsi="Maven Pro"/>
          <w:sz w:val="32"/>
          <w:szCs w:val="32"/>
        </w:rPr>
      </w:pPr>
      <w:r w:rsidDel="00000000" w:rsidR="00000000" w:rsidRPr="00000000">
        <w:rPr>
          <w:rFonts w:ascii="Maven Pro" w:cs="Maven Pro" w:eastAsia="Maven Pro" w:hAnsi="Maven Pro"/>
          <w:sz w:val="32"/>
          <w:szCs w:val="32"/>
          <w:rtl w:val="0"/>
        </w:rPr>
        <w:tab/>
        <w:t xml:space="preserve">Focus</w:t>
        <w:tab/>
        <w:tab/>
        <w:tab/>
        <w:tab/>
        <w:tab/>
        <w:tab/>
        <w:tab/>
        <w:tab/>
        <w:tab/>
        <w:tab/>
        <w:t xml:space="preserve">4</w:t>
      </w:r>
    </w:p>
    <w:p w:rsidR="00000000" w:rsidDel="00000000" w:rsidP="00000000" w:rsidRDefault="00000000" w:rsidRPr="00000000" w14:paraId="00000015">
      <w:pPr>
        <w:rPr>
          <w:rFonts w:ascii="Maven Pro" w:cs="Maven Pro" w:eastAsia="Maven Pro" w:hAnsi="Maven Pro"/>
          <w:sz w:val="32"/>
          <w:szCs w:val="32"/>
        </w:rPr>
      </w:pPr>
      <w:r w:rsidDel="00000000" w:rsidR="00000000" w:rsidRPr="00000000">
        <w:rPr>
          <w:rFonts w:ascii="Maven Pro" w:cs="Maven Pro" w:eastAsia="Maven Pro" w:hAnsi="Maven Pro"/>
          <w:sz w:val="32"/>
          <w:szCs w:val="32"/>
          <w:rtl w:val="0"/>
        </w:rPr>
        <w:tab/>
        <w:t xml:space="preserve">Zoom</w:t>
        <w:tab/>
        <w:tab/>
        <w:tab/>
        <w:tab/>
        <w:tab/>
        <w:tab/>
        <w:tab/>
        <w:tab/>
        <w:tab/>
        <w:tab/>
        <w:t xml:space="preserve">4</w:t>
      </w:r>
    </w:p>
    <w:p w:rsidR="00000000" w:rsidDel="00000000" w:rsidP="00000000" w:rsidRDefault="00000000" w:rsidRPr="00000000" w14:paraId="00000016">
      <w:pPr>
        <w:rPr>
          <w:rFonts w:ascii="Maven Pro" w:cs="Maven Pro" w:eastAsia="Maven Pro" w:hAnsi="Maven Pro"/>
          <w:sz w:val="32"/>
          <w:szCs w:val="32"/>
        </w:rPr>
      </w:pPr>
      <w:r w:rsidDel="00000000" w:rsidR="00000000" w:rsidRPr="00000000">
        <w:rPr>
          <w:rFonts w:ascii="Maven Pro" w:cs="Maven Pro" w:eastAsia="Maven Pro" w:hAnsi="Maven Pro"/>
          <w:sz w:val="32"/>
          <w:szCs w:val="32"/>
          <w:rtl w:val="0"/>
        </w:rPr>
        <w:tab/>
        <w:t xml:space="preserve">Moon Phases Slider</w:t>
        <w:tab/>
        <w:tab/>
        <w:tab/>
        <w:tab/>
        <w:tab/>
        <w:tab/>
        <w:tab/>
        <w:tab/>
        <w:t xml:space="preserve">4</w:t>
      </w:r>
    </w:p>
    <w:p w:rsidR="00000000" w:rsidDel="00000000" w:rsidP="00000000" w:rsidRDefault="00000000" w:rsidRPr="00000000" w14:paraId="00000017">
      <w:pPr>
        <w:rPr>
          <w:rFonts w:ascii="Maven Pro" w:cs="Maven Pro" w:eastAsia="Maven Pro" w:hAnsi="Maven Pro"/>
          <w:sz w:val="32"/>
          <w:szCs w:val="32"/>
        </w:rPr>
      </w:pPr>
      <w:r w:rsidDel="00000000" w:rsidR="00000000" w:rsidRPr="00000000">
        <w:rPr>
          <w:rFonts w:ascii="Maven Pro" w:cs="Maven Pro" w:eastAsia="Maven Pro" w:hAnsi="Maven Pro"/>
          <w:sz w:val="32"/>
          <w:szCs w:val="32"/>
          <w:rtl w:val="0"/>
        </w:rPr>
        <w:tab/>
        <w:t xml:space="preserve">Keyboard Controls</w:t>
        <w:tab/>
        <w:tab/>
        <w:tab/>
        <w:tab/>
        <w:tab/>
        <w:tab/>
        <w:tab/>
        <w:tab/>
        <w:t xml:space="preserve">4</w:t>
      </w:r>
    </w:p>
    <w:p w:rsidR="00000000" w:rsidDel="00000000" w:rsidP="00000000" w:rsidRDefault="00000000" w:rsidRPr="00000000" w14:paraId="00000018">
      <w:pPr>
        <w:rPr>
          <w:rFonts w:ascii="Maven Pro" w:cs="Maven Pro" w:eastAsia="Maven Pro" w:hAnsi="Maven Pro"/>
          <w:sz w:val="32"/>
          <w:szCs w:val="32"/>
        </w:rPr>
      </w:pPr>
      <w:r w:rsidDel="00000000" w:rsidR="00000000" w:rsidRPr="00000000">
        <w:rPr>
          <w:rFonts w:ascii="Maven Pro" w:cs="Maven Pro" w:eastAsia="Maven Pro" w:hAnsi="Maven Pro"/>
          <w:sz w:val="32"/>
          <w:szCs w:val="32"/>
          <w:rtl w:val="0"/>
        </w:rPr>
        <w:tab/>
        <w:t xml:space="preserve">Recenter Button</w:t>
        <w:tab/>
        <w:tab/>
        <w:tab/>
        <w:tab/>
        <w:tab/>
        <w:tab/>
        <w:tab/>
        <w:tab/>
        <w:t xml:space="preserve">5</w:t>
      </w:r>
    </w:p>
    <w:p w:rsidR="00000000" w:rsidDel="00000000" w:rsidP="00000000" w:rsidRDefault="00000000" w:rsidRPr="00000000" w14:paraId="00000019">
      <w:pPr>
        <w:rPr>
          <w:rFonts w:ascii="Maven Pro Medium" w:cs="Maven Pro Medium" w:eastAsia="Maven Pro Medium" w:hAnsi="Maven Pro Medium"/>
          <w:sz w:val="32"/>
          <w:szCs w:val="32"/>
        </w:rPr>
      </w:pPr>
      <w:r w:rsidDel="00000000" w:rsidR="00000000" w:rsidRPr="00000000">
        <w:rPr>
          <w:rFonts w:ascii="Maven Pro Medium" w:cs="Maven Pro Medium" w:eastAsia="Maven Pro Medium" w:hAnsi="Maven Pro Medium"/>
          <w:sz w:val="32"/>
          <w:szCs w:val="32"/>
          <w:rtl w:val="0"/>
        </w:rPr>
        <w:t xml:space="preserve">Graphics</w:t>
        <w:tab/>
        <w:tab/>
        <w:tab/>
        <w:tab/>
        <w:tab/>
        <w:tab/>
        <w:tab/>
        <w:tab/>
        <w:tab/>
        <w:tab/>
        <w:tab/>
        <w:t xml:space="preserve">5</w:t>
      </w:r>
    </w:p>
    <w:p w:rsidR="00000000" w:rsidDel="00000000" w:rsidP="00000000" w:rsidRDefault="00000000" w:rsidRPr="00000000" w14:paraId="0000001A">
      <w:pPr>
        <w:rPr>
          <w:rFonts w:ascii="Maven Pro" w:cs="Maven Pro" w:eastAsia="Maven Pro" w:hAnsi="Maven Pro"/>
          <w:sz w:val="32"/>
          <w:szCs w:val="32"/>
        </w:rPr>
      </w:pPr>
      <w:r w:rsidDel="00000000" w:rsidR="00000000" w:rsidRPr="00000000">
        <w:rPr>
          <w:rFonts w:ascii="Maven Pro" w:cs="Maven Pro" w:eastAsia="Maven Pro" w:hAnsi="Maven Pro"/>
          <w:sz w:val="32"/>
          <w:szCs w:val="32"/>
          <w:rtl w:val="0"/>
        </w:rPr>
        <w:tab/>
        <w:t xml:space="preserve">Telescope Lens</w:t>
        <w:tab/>
        <w:tab/>
        <w:tab/>
        <w:tab/>
        <w:tab/>
        <w:tab/>
        <w:tab/>
        <w:tab/>
        <w:t xml:space="preserve">5</w:t>
      </w:r>
    </w:p>
    <w:p w:rsidR="00000000" w:rsidDel="00000000" w:rsidP="00000000" w:rsidRDefault="00000000" w:rsidRPr="00000000" w14:paraId="0000001B">
      <w:pPr>
        <w:rPr>
          <w:rFonts w:ascii="Maven Pro" w:cs="Maven Pro" w:eastAsia="Maven Pro" w:hAnsi="Maven Pro"/>
          <w:sz w:val="32"/>
          <w:szCs w:val="32"/>
        </w:rPr>
      </w:pPr>
      <w:r w:rsidDel="00000000" w:rsidR="00000000" w:rsidRPr="00000000">
        <w:rPr>
          <w:rFonts w:ascii="Maven Pro" w:cs="Maven Pro" w:eastAsia="Maven Pro" w:hAnsi="Maven Pro"/>
          <w:sz w:val="32"/>
          <w:szCs w:val="32"/>
          <w:rtl w:val="0"/>
        </w:rPr>
        <w:tab/>
        <w:t xml:space="preserve">Planets</w:t>
        <w:tab/>
        <w:tab/>
        <w:tab/>
        <w:tab/>
        <w:tab/>
        <w:tab/>
        <w:tab/>
        <w:tab/>
        <w:tab/>
        <w:tab/>
        <w:t xml:space="preserve">5</w:t>
      </w:r>
    </w:p>
    <w:p w:rsidR="00000000" w:rsidDel="00000000" w:rsidP="00000000" w:rsidRDefault="00000000" w:rsidRPr="00000000" w14:paraId="0000001C">
      <w:pPr>
        <w:rPr>
          <w:rFonts w:ascii="Maven Pro" w:cs="Maven Pro" w:eastAsia="Maven Pro" w:hAnsi="Maven Pro"/>
          <w:sz w:val="32"/>
          <w:szCs w:val="32"/>
        </w:rPr>
      </w:pPr>
      <w:r w:rsidDel="00000000" w:rsidR="00000000" w:rsidRPr="00000000">
        <w:rPr>
          <w:rFonts w:ascii="Maven Pro" w:cs="Maven Pro" w:eastAsia="Maven Pro" w:hAnsi="Maven Pro"/>
          <w:sz w:val="32"/>
          <w:szCs w:val="32"/>
          <w:rtl w:val="0"/>
        </w:rPr>
        <w:tab/>
        <w:t xml:space="preserve">Galaxy </w:t>
        <w:tab/>
        <w:tab/>
        <w:tab/>
        <w:tab/>
        <w:tab/>
        <w:tab/>
        <w:tab/>
        <w:tab/>
        <w:tab/>
        <w:tab/>
        <w:t xml:space="preserve">6</w:t>
      </w:r>
    </w:p>
    <w:p w:rsidR="00000000" w:rsidDel="00000000" w:rsidP="00000000" w:rsidRDefault="00000000" w:rsidRPr="00000000" w14:paraId="0000001D">
      <w:pPr>
        <w:rPr>
          <w:rFonts w:ascii="Maven Pro" w:cs="Maven Pro" w:eastAsia="Maven Pro" w:hAnsi="Maven Pro"/>
          <w:sz w:val="32"/>
          <w:szCs w:val="32"/>
        </w:rPr>
      </w:pPr>
      <w:r w:rsidDel="00000000" w:rsidR="00000000" w:rsidRPr="00000000">
        <w:rPr>
          <w:rFonts w:ascii="Maven Pro" w:cs="Maven Pro" w:eastAsia="Maven Pro" w:hAnsi="Maven Pro"/>
          <w:sz w:val="32"/>
          <w:szCs w:val="32"/>
          <w:rtl w:val="0"/>
        </w:rPr>
        <w:tab/>
        <w:t xml:space="preserve">Moon</w:t>
        <w:tab/>
        <w:tab/>
        <w:tab/>
        <w:tab/>
        <w:tab/>
        <w:tab/>
        <w:tab/>
        <w:tab/>
        <w:tab/>
        <w:tab/>
        <w:t xml:space="preserve">6</w:t>
      </w:r>
    </w:p>
    <w:p w:rsidR="00000000" w:rsidDel="00000000" w:rsidP="00000000" w:rsidRDefault="00000000" w:rsidRPr="00000000" w14:paraId="0000001E">
      <w:pPr>
        <w:rPr>
          <w:rFonts w:ascii="Maven Pro" w:cs="Maven Pro" w:eastAsia="Maven Pro" w:hAnsi="Maven Pro"/>
          <w:sz w:val="32"/>
          <w:szCs w:val="32"/>
        </w:rPr>
      </w:pPr>
      <w:r w:rsidDel="00000000" w:rsidR="00000000" w:rsidRPr="00000000">
        <w:rPr>
          <w:rFonts w:ascii="Maven Pro" w:cs="Maven Pro" w:eastAsia="Maven Pro" w:hAnsi="Maven Pro"/>
          <w:sz w:val="32"/>
          <w:szCs w:val="32"/>
          <w:rtl w:val="0"/>
        </w:rPr>
        <w:tab/>
        <w:t xml:space="preserve">Description Sidebar</w:t>
        <w:tab/>
        <w:tab/>
        <w:tab/>
        <w:tab/>
        <w:tab/>
        <w:tab/>
        <w:tab/>
        <w:tab/>
        <w:t xml:space="preserve">6</w:t>
      </w:r>
    </w:p>
    <w:p w:rsidR="00000000" w:rsidDel="00000000" w:rsidP="00000000" w:rsidRDefault="00000000" w:rsidRPr="00000000" w14:paraId="0000001F">
      <w:pPr>
        <w:rPr>
          <w:rFonts w:ascii="Maven Pro Medium" w:cs="Maven Pro Medium" w:eastAsia="Maven Pro Medium" w:hAnsi="Maven Pro Medium"/>
          <w:sz w:val="32"/>
          <w:szCs w:val="32"/>
        </w:rPr>
      </w:pPr>
      <w:r w:rsidDel="00000000" w:rsidR="00000000" w:rsidRPr="00000000">
        <w:rPr>
          <w:rFonts w:ascii="Maven Pro Medium" w:cs="Maven Pro Medium" w:eastAsia="Maven Pro Medium" w:hAnsi="Maven Pro Medium"/>
          <w:sz w:val="32"/>
          <w:szCs w:val="32"/>
          <w:rtl w:val="0"/>
        </w:rPr>
        <w:t xml:space="preserve">Safety</w:t>
        <w:tab/>
        <w:tab/>
        <w:tab/>
        <w:tab/>
        <w:tab/>
        <w:tab/>
        <w:tab/>
        <w:tab/>
        <w:tab/>
        <w:tab/>
        <w:tab/>
        <w:t xml:space="preserve">7</w:t>
      </w:r>
    </w:p>
    <w:p w:rsidR="00000000" w:rsidDel="00000000" w:rsidP="00000000" w:rsidRDefault="00000000" w:rsidRPr="00000000" w14:paraId="00000020">
      <w:pPr>
        <w:rPr>
          <w:rFonts w:ascii="Maven Pro Medium" w:cs="Maven Pro Medium" w:eastAsia="Maven Pro Medium" w:hAnsi="Maven Pro Medium"/>
          <w:sz w:val="32"/>
          <w:szCs w:val="32"/>
        </w:rPr>
      </w:pPr>
      <w:r w:rsidDel="00000000" w:rsidR="00000000" w:rsidRPr="00000000">
        <w:rPr>
          <w:rFonts w:ascii="Maven Pro Medium" w:cs="Maven Pro Medium" w:eastAsia="Maven Pro Medium" w:hAnsi="Maven Pro Medium"/>
          <w:sz w:val="32"/>
          <w:szCs w:val="32"/>
          <w:rtl w:val="0"/>
        </w:rPr>
        <w:t xml:space="preserve">Legal</w:t>
        <w:tab/>
        <w:tab/>
        <w:tab/>
        <w:tab/>
        <w:tab/>
        <w:tab/>
        <w:tab/>
        <w:tab/>
        <w:tab/>
        <w:tab/>
        <w:tab/>
        <w:t xml:space="preserve">7</w:t>
      </w:r>
    </w:p>
    <w:p w:rsidR="00000000" w:rsidDel="00000000" w:rsidP="00000000" w:rsidRDefault="00000000" w:rsidRPr="00000000" w14:paraId="00000021">
      <w:pPr>
        <w:rPr>
          <w:rFonts w:ascii="Maven Pro" w:cs="Maven Pro" w:eastAsia="Maven Pro" w:hAnsi="Maven Pro"/>
          <w:b w:val="1"/>
          <w:sz w:val="32"/>
          <w:szCs w:val="32"/>
        </w:rPr>
      </w:pPr>
      <w:r w:rsidDel="00000000" w:rsidR="00000000" w:rsidRPr="00000000">
        <w:rPr>
          <w:rFonts w:ascii="Maven Pro Medium" w:cs="Maven Pro Medium" w:eastAsia="Maven Pro Medium" w:hAnsi="Maven Pro Medium"/>
          <w:sz w:val="32"/>
          <w:szCs w:val="32"/>
          <w:rtl w:val="0"/>
        </w:rPr>
        <w:t xml:space="preserve">Credits</w:t>
        <w:tab/>
        <w:tab/>
        <w:tab/>
        <w:tab/>
        <w:tab/>
        <w:tab/>
        <w:tab/>
        <w:tab/>
        <w:tab/>
        <w:tab/>
        <w:tab/>
        <w:t xml:space="preserve">7</w:t>
      </w:r>
      <w:r w:rsidDel="00000000" w:rsidR="00000000" w:rsidRPr="00000000">
        <w:br w:type="page"/>
      </w:r>
      <w:r w:rsidDel="00000000" w:rsidR="00000000" w:rsidRPr="00000000">
        <w:rPr>
          <w:rtl w:val="0"/>
        </w:rPr>
      </w:r>
    </w:p>
    <w:p w:rsidR="00000000" w:rsidDel="00000000" w:rsidP="00000000" w:rsidRDefault="00000000" w:rsidRPr="00000000" w14:paraId="00000022">
      <w:pPr>
        <w:rPr>
          <w:rFonts w:ascii="Maven Pro" w:cs="Maven Pro" w:eastAsia="Maven Pro" w:hAnsi="Maven Pro"/>
          <w:b w:val="1"/>
        </w:rPr>
      </w:pPr>
      <w:r w:rsidDel="00000000" w:rsidR="00000000" w:rsidRPr="00000000">
        <w:rPr>
          <w:rFonts w:ascii="Maven Pro" w:cs="Maven Pro" w:eastAsia="Maven Pro" w:hAnsi="Maven Pro"/>
          <w:color w:val="0b5394"/>
          <w:sz w:val="44"/>
          <w:szCs w:val="44"/>
          <w:rtl w:val="0"/>
        </w:rPr>
        <w:t xml:space="preserve">Introduction</w:t>
      </w:r>
      <w:r w:rsidDel="00000000" w:rsidR="00000000" w:rsidRPr="00000000">
        <w:rPr>
          <w:rtl w:val="0"/>
        </w:rPr>
      </w:r>
    </w:p>
    <w:p w:rsidR="00000000" w:rsidDel="00000000" w:rsidP="00000000" w:rsidRDefault="00000000" w:rsidRPr="00000000" w14:paraId="00000023">
      <w:pPr>
        <w:rPr>
          <w:rFonts w:ascii="Maven Pro" w:cs="Maven Pro" w:eastAsia="Maven Pro" w:hAnsi="Maven Pro"/>
          <w:sz w:val="24"/>
          <w:szCs w:val="24"/>
        </w:rPr>
      </w:pPr>
      <w:commentRangeStart w:id="0"/>
      <w:r w:rsidDel="00000000" w:rsidR="00000000" w:rsidRPr="00000000">
        <w:rPr>
          <w:rFonts w:ascii="Maven Pro" w:cs="Maven Pro" w:eastAsia="Maven Pro" w:hAnsi="Maven Pro"/>
          <w:sz w:val="24"/>
          <w:szCs w:val="24"/>
          <w:rtl w:val="0"/>
        </w:rPr>
        <w:t xml:space="preserve">Thank you for purchasing CosmosView! You are now entitled to a beautiful view of the cosmos. You are no longer subject to light pollution interrupting your view of the beautiful night sky. The most amazing interactive visualization of the night sky is now in your hands!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4">
      <w:pPr>
        <w:rPr>
          <w:rFonts w:ascii="Maven Pro" w:cs="Maven Pro" w:eastAsia="Maven Pro" w:hAnsi="Maven Pro"/>
          <w:color w:val="0b5394"/>
          <w:sz w:val="44"/>
          <w:szCs w:val="44"/>
        </w:rPr>
      </w:pPr>
      <w:r w:rsidDel="00000000" w:rsidR="00000000" w:rsidRPr="00000000">
        <w:rPr>
          <w:rtl w:val="0"/>
        </w:rPr>
      </w:r>
    </w:p>
    <w:p w:rsidR="00000000" w:rsidDel="00000000" w:rsidP="00000000" w:rsidRDefault="00000000" w:rsidRPr="00000000" w14:paraId="00000025">
      <w:pPr>
        <w:rPr>
          <w:rFonts w:ascii="Maven Pro" w:cs="Maven Pro" w:eastAsia="Maven Pro" w:hAnsi="Maven Pro"/>
          <w:b w:val="1"/>
        </w:rPr>
      </w:pPr>
      <w:r w:rsidDel="00000000" w:rsidR="00000000" w:rsidRPr="00000000">
        <w:rPr>
          <w:rFonts w:ascii="Maven Pro" w:cs="Maven Pro" w:eastAsia="Maven Pro" w:hAnsi="Maven Pro"/>
          <w:color w:val="0b5394"/>
          <w:sz w:val="44"/>
          <w:szCs w:val="44"/>
          <w:rtl w:val="0"/>
        </w:rPr>
        <w:t xml:space="preserve">Requirements</w:t>
      </w:r>
      <w:r w:rsidDel="00000000" w:rsidR="00000000" w:rsidRPr="00000000">
        <w:rPr>
          <w:rtl w:val="0"/>
        </w:rPr>
      </w:r>
    </w:p>
    <w:p w:rsidR="00000000" w:rsidDel="00000000" w:rsidP="00000000" w:rsidRDefault="00000000" w:rsidRPr="00000000" w14:paraId="00000026">
      <w:pPr>
        <w:numPr>
          <w:ilvl w:val="0"/>
          <w:numId w:val="1"/>
        </w:numPr>
        <w:ind w:left="720" w:hanging="360"/>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Processing 3.5.3</w:t>
      </w:r>
    </w:p>
    <w:p w:rsidR="00000000" w:rsidDel="00000000" w:rsidP="00000000" w:rsidRDefault="00000000" w:rsidRPr="00000000" w14:paraId="00000027">
      <w:pPr>
        <w:numPr>
          <w:ilvl w:val="0"/>
          <w:numId w:val="1"/>
        </w:numPr>
        <w:ind w:left="720" w:hanging="360"/>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G4P GUI Builder 4.3</w:t>
      </w:r>
    </w:p>
    <w:p w:rsidR="00000000" w:rsidDel="00000000" w:rsidP="00000000" w:rsidRDefault="00000000" w:rsidRPr="00000000" w14:paraId="00000028">
      <w:pPr>
        <w:numPr>
          <w:ilvl w:val="0"/>
          <w:numId w:val="1"/>
        </w:numPr>
        <w:ind w:left="720" w:hanging="360"/>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A functioning computer with available storage</w:t>
      </w:r>
    </w:p>
    <w:p w:rsidR="00000000" w:rsidDel="00000000" w:rsidP="00000000" w:rsidRDefault="00000000" w:rsidRPr="00000000" w14:paraId="00000029">
      <w:pPr>
        <w:numPr>
          <w:ilvl w:val="0"/>
          <w:numId w:val="1"/>
        </w:numPr>
        <w:ind w:left="720" w:hanging="360"/>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Mouse and keyboard</w:t>
      </w:r>
    </w:p>
    <w:p w:rsidR="00000000" w:rsidDel="00000000" w:rsidP="00000000" w:rsidRDefault="00000000" w:rsidRPr="00000000" w14:paraId="0000002A">
      <w:pPr>
        <w:numPr>
          <w:ilvl w:val="0"/>
          <w:numId w:val="1"/>
        </w:numPr>
        <w:ind w:left="720" w:hanging="360"/>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A screen 900px wide and 500px tall</w:t>
      </w:r>
    </w:p>
    <w:p w:rsidR="00000000" w:rsidDel="00000000" w:rsidP="00000000" w:rsidRDefault="00000000" w:rsidRPr="00000000" w14:paraId="0000002B">
      <w:pPr>
        <w:numPr>
          <w:ilvl w:val="0"/>
          <w:numId w:val="1"/>
        </w:numPr>
        <w:ind w:left="720" w:hanging="360"/>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Working hands to operate the software (or get a trusted human operator)</w:t>
      </w:r>
    </w:p>
    <w:p w:rsidR="00000000" w:rsidDel="00000000" w:rsidP="00000000" w:rsidRDefault="00000000" w:rsidRPr="00000000" w14:paraId="0000002C">
      <w:pPr>
        <w:numPr>
          <w:ilvl w:val="0"/>
          <w:numId w:val="1"/>
        </w:numPr>
        <w:ind w:left="720" w:hanging="360"/>
        <w:rPr>
          <w:rFonts w:ascii="Maven Pro" w:cs="Maven Pro" w:eastAsia="Maven Pro" w:hAnsi="Maven Pro"/>
          <w:sz w:val="24"/>
          <w:szCs w:val="24"/>
          <w:u w:val="none"/>
        </w:rPr>
      </w:pPr>
      <w:r w:rsidDel="00000000" w:rsidR="00000000" w:rsidRPr="00000000">
        <w:rPr>
          <w:rFonts w:ascii="Maven Pro" w:cs="Maven Pro" w:eastAsia="Maven Pro" w:hAnsi="Maven Pro"/>
          <w:sz w:val="24"/>
          <w:szCs w:val="24"/>
          <w:rtl w:val="0"/>
        </w:rPr>
        <w:t xml:space="preserve">Minimal familiarity with the concept of a telescope, no experience needed</w:t>
      </w:r>
    </w:p>
    <w:p w:rsidR="00000000" w:rsidDel="00000000" w:rsidP="00000000" w:rsidRDefault="00000000" w:rsidRPr="00000000" w14:paraId="0000002D">
      <w:pPr>
        <w:numPr>
          <w:ilvl w:val="0"/>
          <w:numId w:val="1"/>
        </w:numPr>
        <w:ind w:left="720" w:hanging="360"/>
        <w:rPr>
          <w:rFonts w:ascii="Maven Pro" w:cs="Maven Pro" w:eastAsia="Maven Pro" w:hAnsi="Maven Pro"/>
          <w:sz w:val="24"/>
          <w:szCs w:val="24"/>
          <w:u w:val="none"/>
        </w:rPr>
      </w:pPr>
      <w:r w:rsidDel="00000000" w:rsidR="00000000" w:rsidRPr="00000000">
        <w:rPr>
          <w:rFonts w:ascii="Maven Pro" w:cs="Maven Pro" w:eastAsia="Maven Pro" w:hAnsi="Maven Pro"/>
          <w:sz w:val="24"/>
          <w:szCs w:val="24"/>
          <w:rtl w:val="0"/>
        </w:rPr>
        <w:t xml:space="preserve">The willingness and excitement to use the product :D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ven Pro" w:cs="Maven Pro" w:eastAsia="Maven Pro" w:hAnsi="Maven Pro"/>
          <w:color w:val="0b5394"/>
          <w:sz w:val="40"/>
          <w:szCs w:val="40"/>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ven Pro" w:cs="Maven Pro" w:eastAsia="Maven Pro" w:hAnsi="Maven Pro"/>
          <w:b w:val="1"/>
          <w:sz w:val="32"/>
          <w:szCs w:val="32"/>
        </w:rPr>
      </w:pPr>
      <w:r w:rsidDel="00000000" w:rsidR="00000000" w:rsidRPr="00000000">
        <w:rPr>
          <w:rFonts w:ascii="Maven Pro" w:cs="Maven Pro" w:eastAsia="Maven Pro" w:hAnsi="Maven Pro"/>
          <w:color w:val="0b5394"/>
          <w:sz w:val="44"/>
          <w:szCs w:val="44"/>
          <w:rtl w:val="0"/>
        </w:rPr>
        <w:t xml:space="preserve">User Interface</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ven Pro Medium" w:cs="Maven Pro Medium" w:eastAsia="Maven Pro Medium" w:hAnsi="Maven Pro Medium"/>
          <w:sz w:val="28"/>
          <w:szCs w:val="28"/>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Maven Pro Medium" w:cs="Maven Pro Medium" w:eastAsia="Maven Pro Medium" w:hAnsi="Maven Pro Medium"/>
          <w:sz w:val="30"/>
          <w:szCs w:val="30"/>
        </w:rPr>
      </w:pPr>
      <w:r w:rsidDel="00000000" w:rsidR="00000000" w:rsidRPr="00000000">
        <w:rPr>
          <w:rFonts w:ascii="Maven Pro Medium" w:cs="Maven Pro Medium" w:eastAsia="Maven Pro Medium" w:hAnsi="Maven Pro Medium"/>
          <w:sz w:val="30"/>
          <w:szCs w:val="30"/>
          <w:rtl w:val="0"/>
        </w:rPr>
        <w:t xml:space="preserve">Control Window</w:t>
      </w:r>
    </w:p>
    <w:p w:rsidR="00000000" w:rsidDel="00000000" w:rsidP="00000000" w:rsidRDefault="00000000" w:rsidRPr="00000000" w14:paraId="00000032">
      <w:pPr>
        <w:rPr>
          <w:rFonts w:ascii="Maven Pro" w:cs="Maven Pro" w:eastAsia="Maven Pro" w:hAnsi="Maven Pro"/>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289625</wp:posOffset>
            </wp:positionV>
            <wp:extent cx="2770990" cy="3425125"/>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9"/>
                    <a:srcRect b="0" l="2723" r="3891" t="0"/>
                    <a:stretch>
                      <a:fillRect/>
                    </a:stretch>
                  </pic:blipFill>
                  <pic:spPr>
                    <a:xfrm>
                      <a:off x="0" y="0"/>
                      <a:ext cx="2770990" cy="3425125"/>
                    </a:xfrm>
                    <a:prstGeom prst="rect"/>
                    <a:ln/>
                  </pic:spPr>
                </pic:pic>
              </a:graphicData>
            </a:graphic>
          </wp:anchor>
        </w:drawing>
      </w:r>
    </w:p>
    <w:p w:rsidR="00000000" w:rsidDel="00000000" w:rsidP="00000000" w:rsidRDefault="00000000" w:rsidRPr="00000000" w14:paraId="00000033">
      <w:pPr>
        <w:rPr>
          <w:rFonts w:ascii="Maven Pro" w:cs="Maven Pro" w:eastAsia="Maven Pro" w:hAnsi="Maven Pro"/>
        </w:rPr>
      </w:pPr>
      <w:r w:rsidDel="00000000" w:rsidR="00000000" w:rsidRPr="00000000">
        <w:rPr>
          <w:rtl w:val="0"/>
        </w:rPr>
      </w:r>
    </w:p>
    <w:p w:rsidR="00000000" w:rsidDel="00000000" w:rsidP="00000000" w:rsidRDefault="00000000" w:rsidRPr="00000000" w14:paraId="00000034">
      <w:pPr>
        <w:rPr>
          <w:rFonts w:ascii="Maven Pro" w:cs="Maven Pro" w:eastAsia="Maven Pro" w:hAnsi="Maven Pro"/>
        </w:rPr>
      </w:pPr>
      <w:r w:rsidDel="00000000" w:rsidR="00000000" w:rsidRPr="00000000">
        <w:rPr>
          <w:rtl w:val="0"/>
        </w:rPr>
      </w:r>
    </w:p>
    <w:p w:rsidR="00000000" w:rsidDel="00000000" w:rsidP="00000000" w:rsidRDefault="00000000" w:rsidRPr="00000000" w14:paraId="00000035">
      <w:pPr>
        <w:rPr>
          <w:rFonts w:ascii="Maven Pro" w:cs="Maven Pro" w:eastAsia="Maven Pro" w:hAnsi="Maven Pro"/>
        </w:rPr>
      </w:pPr>
      <w:r w:rsidDel="00000000" w:rsidR="00000000" w:rsidRPr="00000000">
        <w:rPr>
          <w:rtl w:val="0"/>
        </w:rPr>
      </w:r>
    </w:p>
    <w:p w:rsidR="00000000" w:rsidDel="00000000" w:rsidP="00000000" w:rsidRDefault="00000000" w:rsidRPr="00000000" w14:paraId="00000036">
      <w:pPr>
        <w:rPr>
          <w:rFonts w:ascii="Maven Pro" w:cs="Maven Pro" w:eastAsia="Maven Pro" w:hAnsi="Maven Pro"/>
        </w:rPr>
      </w:pPr>
      <w:r w:rsidDel="00000000" w:rsidR="00000000" w:rsidRPr="00000000">
        <w:rPr>
          <w:rtl w:val="0"/>
        </w:rPr>
      </w:r>
    </w:p>
    <w:p w:rsidR="00000000" w:rsidDel="00000000" w:rsidP="00000000" w:rsidRDefault="00000000" w:rsidRPr="00000000" w14:paraId="00000037">
      <w:pPr>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The control window houses all of the changeable options available to</w:t>
      </w:r>
      <w:ins w:author="Jason Schattman" w:id="0" w:date="2023-01-07T20:19:08Z">
        <w:commentRangeStart w:id="1"/>
        <w:r w:rsidDel="00000000" w:rsidR="00000000" w:rsidRPr="00000000">
          <w:rPr>
            <w:rFonts w:ascii="Maven Pro" w:cs="Maven Pro" w:eastAsia="Maven Pro" w:hAnsi="Maven Pro"/>
            <w:sz w:val="24"/>
            <w:szCs w:val="24"/>
            <w:rtl w:val="0"/>
          </w:rPr>
          <w:t xml:space="preserve"> you </w:t>
        </w:r>
      </w:ins>
      <w:del w:author="Jason Schattman" w:id="0" w:date="2023-01-07T20:19:08Z">
        <w:commentRangeEnd w:id="1"/>
        <w:r w:rsidDel="00000000" w:rsidR="00000000" w:rsidRPr="00000000">
          <w:commentReference w:id="1"/>
        </w:r>
        <w:r w:rsidDel="00000000" w:rsidR="00000000" w:rsidRPr="00000000">
          <w:rPr>
            <w:rFonts w:ascii="Maven Pro" w:cs="Maven Pro" w:eastAsia="Maven Pro" w:hAnsi="Maven Pro"/>
            <w:sz w:val="24"/>
            <w:szCs w:val="24"/>
            <w:rtl w:val="0"/>
          </w:rPr>
          <w:delText xml:space="preserve"> the user. </w:delText>
        </w:r>
      </w:del>
      <w:r w:rsidDel="00000000" w:rsidR="00000000" w:rsidRPr="00000000">
        <w:rPr>
          <w:rFonts w:ascii="Maven Pro" w:cs="Maven Pro" w:eastAsia="Maven Pro" w:hAnsi="Maven Pro"/>
          <w:sz w:val="24"/>
          <w:szCs w:val="24"/>
          <w:rtl w:val="0"/>
        </w:rPr>
        <w:t xml:space="preserve">It permits</w:t>
      </w:r>
      <w:ins w:author="Jason Schattman" w:id="1" w:date="2023-01-07T20:19:32Z">
        <w:r w:rsidDel="00000000" w:rsidR="00000000" w:rsidRPr="00000000">
          <w:rPr>
            <w:rFonts w:ascii="Maven Pro" w:cs="Maven Pro" w:eastAsia="Maven Pro" w:hAnsi="Maven Pro"/>
            <w:sz w:val="24"/>
            <w:szCs w:val="24"/>
            <w:rtl w:val="0"/>
          </w:rPr>
          <w:t xml:space="preserve"> you </w:t>
        </w:r>
      </w:ins>
      <w:del w:author="Jason Schattman" w:id="1" w:date="2023-01-07T20:19:32Z">
        <w:r w:rsidDel="00000000" w:rsidR="00000000" w:rsidRPr="00000000">
          <w:rPr>
            <w:rFonts w:ascii="Maven Pro" w:cs="Maven Pro" w:eastAsia="Maven Pro" w:hAnsi="Maven Pro"/>
            <w:sz w:val="24"/>
            <w:szCs w:val="24"/>
            <w:rtl w:val="0"/>
          </w:rPr>
          <w:delText xml:space="preserve"> the user</w:delText>
        </w:r>
      </w:del>
      <w:r w:rsidDel="00000000" w:rsidR="00000000" w:rsidRPr="00000000">
        <w:rPr>
          <w:rFonts w:ascii="Maven Pro" w:cs="Maven Pro" w:eastAsia="Maven Pro" w:hAnsi="Maven Pro"/>
          <w:sz w:val="24"/>
          <w:szCs w:val="24"/>
          <w:rtl w:val="0"/>
        </w:rPr>
        <w:t xml:space="preserve"> to alter all of the available options at their leisure.</w:t>
      </w:r>
    </w:p>
    <w:p w:rsidR="00000000" w:rsidDel="00000000" w:rsidP="00000000" w:rsidRDefault="00000000" w:rsidRPr="00000000" w14:paraId="00000038">
      <w:pPr>
        <w:rPr>
          <w:rFonts w:ascii="Maven Pro" w:cs="Maven Pro" w:eastAsia="Maven Pro" w:hAnsi="Maven Pro"/>
          <w:sz w:val="24"/>
          <w:szCs w:val="24"/>
        </w:rPr>
      </w:pPr>
      <w:r w:rsidDel="00000000" w:rsidR="00000000" w:rsidRPr="00000000">
        <w:rPr>
          <w:rtl w:val="0"/>
        </w:rPr>
      </w:r>
    </w:p>
    <w:p w:rsidR="00000000" w:rsidDel="00000000" w:rsidP="00000000" w:rsidRDefault="00000000" w:rsidRPr="00000000" w14:paraId="00000039">
      <w:pPr>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It consists of five main elements that the user can control for the program, which are explained below.</w:t>
      </w:r>
    </w:p>
    <w:p w:rsidR="00000000" w:rsidDel="00000000" w:rsidP="00000000" w:rsidRDefault="00000000" w:rsidRPr="00000000" w14:paraId="0000003A">
      <w:pPr>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3B">
      <w:pPr>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3C">
      <w:pPr>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3D">
      <w:pPr>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3E">
      <w:pPr>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3F">
      <w:pPr>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40">
      <w:pPr>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41">
      <w:pPr>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ven Pro Medium" w:cs="Maven Pro Medium" w:eastAsia="Maven Pro Medium" w:hAnsi="Maven Pro Medium"/>
          <w:sz w:val="30"/>
          <w:szCs w:val="30"/>
        </w:rPr>
      </w:pPr>
      <w:r w:rsidDel="00000000" w:rsidR="00000000" w:rsidRPr="00000000">
        <w:rPr>
          <w:rFonts w:ascii="Maven Pro Medium" w:cs="Maven Pro Medium" w:eastAsia="Maven Pro Medium" w:hAnsi="Maven Pro Medium"/>
          <w:sz w:val="30"/>
          <w:szCs w:val="30"/>
          <w:rtl w:val="0"/>
        </w:rPr>
        <w:t xml:space="preserve">Celestial Body Chooser</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ven Pro Medium" w:cs="Maven Pro Medium" w:eastAsia="Maven Pro Medium" w:hAnsi="Maven Pro Medium"/>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276463</wp:posOffset>
            </wp:positionV>
            <wp:extent cx="1376443" cy="899636"/>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0"/>
                    <a:srcRect b="0" l="4000" r="0" t="0"/>
                    <a:stretch>
                      <a:fillRect/>
                    </a:stretch>
                  </pic:blipFill>
                  <pic:spPr>
                    <a:xfrm>
                      <a:off x="0" y="0"/>
                      <a:ext cx="1376443" cy="899636"/>
                    </a:xfrm>
                    <a:prstGeom prst="rect"/>
                    <a:ln/>
                  </pic:spPr>
                </pic:pic>
              </a:graphicData>
            </a:graphic>
          </wp:anchor>
        </w:drawing>
      </w:r>
    </w:p>
    <w:p w:rsidR="00000000" w:rsidDel="00000000" w:rsidP="00000000" w:rsidRDefault="00000000" w:rsidRPr="00000000" w14:paraId="00000044">
      <w:pPr>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Celestial bodies are chosen from a drop-down menu in the control window. When a body is chosen, it is drawn and its description is printed on the sidebar. The user can choose between the Moon, Venus, Mars, Jupiter, Saturn and Andromeda galaxy to view from their telescope. </w:t>
      </w:r>
    </w:p>
    <w:p w:rsidR="00000000" w:rsidDel="00000000" w:rsidP="00000000" w:rsidRDefault="00000000" w:rsidRPr="00000000" w14:paraId="00000045">
      <w:pPr>
        <w:rPr>
          <w:rFonts w:ascii="Maven Pro" w:cs="Maven Pro" w:eastAsia="Maven Pro" w:hAnsi="Maven Pro"/>
        </w:rPr>
      </w:pPr>
      <w:r w:rsidDel="00000000" w:rsidR="00000000" w:rsidRPr="00000000">
        <w:rPr>
          <w:rtl w:val="0"/>
        </w:rPr>
      </w:r>
    </w:p>
    <w:p w:rsidR="00000000" w:rsidDel="00000000" w:rsidP="00000000" w:rsidRDefault="00000000" w:rsidRPr="00000000" w14:paraId="00000046">
      <w:pPr>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ven Pro Medium" w:cs="Maven Pro Medium" w:eastAsia="Maven Pro Medium" w:hAnsi="Maven Pro Medium"/>
          <w:sz w:val="30"/>
          <w:szCs w:val="30"/>
        </w:rPr>
      </w:pPr>
      <w:r w:rsidDel="00000000" w:rsidR="00000000" w:rsidRPr="00000000">
        <w:rPr>
          <w:rFonts w:ascii="Maven Pro Medium" w:cs="Maven Pro Medium" w:eastAsia="Maven Pro Medium" w:hAnsi="Maven Pro Medium"/>
          <w:sz w:val="30"/>
          <w:szCs w:val="30"/>
          <w:rtl w:val="0"/>
        </w:rPr>
        <w:t xml:space="preserve">Focus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ven Pro Medium" w:cs="Maven Pro Medium" w:eastAsia="Maven Pro Medium" w:hAnsi="Maven Pro Medium"/>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276463</wp:posOffset>
            </wp:positionV>
            <wp:extent cx="1033463" cy="1345905"/>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1"/>
                    <a:srcRect b="6529" l="0" r="10416" t="5296"/>
                    <a:stretch>
                      <a:fillRect/>
                    </a:stretch>
                  </pic:blipFill>
                  <pic:spPr>
                    <a:xfrm>
                      <a:off x="0" y="0"/>
                      <a:ext cx="1033463" cy="1345905"/>
                    </a:xfrm>
                    <a:prstGeom prst="rect"/>
                    <a:ln/>
                  </pic:spPr>
                </pic:pic>
              </a:graphicData>
            </a:graphic>
          </wp:anchor>
        </w:drawing>
      </w:r>
    </w:p>
    <w:p w:rsidR="00000000" w:rsidDel="00000000" w:rsidP="00000000" w:rsidRDefault="00000000" w:rsidRPr="00000000" w14:paraId="00000049">
      <w:pPr>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4A">
      <w:pPr>
        <w:rPr>
          <w:rFonts w:ascii="Maven Pro" w:cs="Maven Pro" w:eastAsia="Maven Pro" w:hAnsi="Maven Pro"/>
        </w:rPr>
      </w:pPr>
      <w:r w:rsidDel="00000000" w:rsidR="00000000" w:rsidRPr="00000000">
        <w:rPr>
          <w:rFonts w:ascii="Maven Pro" w:cs="Maven Pro" w:eastAsia="Maven Pro" w:hAnsi="Maven Pro"/>
          <w:sz w:val="24"/>
          <w:szCs w:val="24"/>
          <w:rtl w:val="0"/>
        </w:rPr>
        <w:t xml:space="preserve">In a telescope, the focus sharpens the image so that you can see it clearly. In the software, the user can adjust the focus of the image by adjusting this knob. They</w:t>
      </w:r>
      <w:r w:rsidDel="00000000" w:rsidR="00000000" w:rsidRPr="00000000">
        <w:rPr>
          <w:rFonts w:ascii="Maven Pro" w:cs="Maven Pro" w:eastAsia="Maven Pro" w:hAnsi="Maven Pro"/>
          <w:sz w:val="24"/>
          <w:szCs w:val="24"/>
          <w:rtl w:val="0"/>
        </w:rPr>
        <w:t xml:space="preserve"> must align it properly to ensure that the image does not come out blurry like one would with a real telescope.</w:t>
      </w:r>
      <w:r w:rsidDel="00000000" w:rsidR="00000000" w:rsidRPr="00000000">
        <w:rPr>
          <w:rtl w:val="0"/>
        </w:rPr>
      </w:r>
    </w:p>
    <w:p w:rsidR="00000000" w:rsidDel="00000000" w:rsidP="00000000" w:rsidRDefault="00000000" w:rsidRPr="00000000" w14:paraId="0000004B">
      <w:pPr>
        <w:rPr>
          <w:rFonts w:ascii="Maven Pro" w:cs="Maven Pro" w:eastAsia="Maven Pro" w:hAnsi="Maven Pro"/>
        </w:rPr>
      </w:pPr>
      <w:r w:rsidDel="00000000" w:rsidR="00000000" w:rsidRPr="00000000">
        <w:rPr>
          <w:rtl w:val="0"/>
        </w:rPr>
      </w:r>
    </w:p>
    <w:p w:rsidR="00000000" w:rsidDel="00000000" w:rsidP="00000000" w:rsidRDefault="00000000" w:rsidRPr="00000000" w14:paraId="0000004C">
      <w:pPr>
        <w:rPr>
          <w:rFonts w:ascii="Maven Pro Medium" w:cs="Maven Pro Medium" w:eastAsia="Maven Pro Medium" w:hAnsi="Maven Pro Medium"/>
          <w:sz w:val="30"/>
          <w:szCs w:val="30"/>
        </w:rPr>
      </w:pPr>
      <w:r w:rsidDel="00000000" w:rsidR="00000000" w:rsidRPr="00000000">
        <w:rPr>
          <w:rtl w:val="0"/>
        </w:rPr>
      </w:r>
    </w:p>
    <w:p w:rsidR="00000000" w:rsidDel="00000000" w:rsidP="00000000" w:rsidRDefault="00000000" w:rsidRPr="00000000" w14:paraId="0000004D">
      <w:pPr>
        <w:rPr>
          <w:rFonts w:ascii="Maven Pro Medium" w:cs="Maven Pro Medium" w:eastAsia="Maven Pro Medium" w:hAnsi="Maven Pro Medium"/>
          <w:sz w:val="30"/>
          <w:szCs w:val="30"/>
        </w:rPr>
      </w:pPr>
      <w:r w:rsidDel="00000000" w:rsidR="00000000" w:rsidRPr="00000000">
        <w:rPr>
          <w:rFonts w:ascii="Maven Pro Medium" w:cs="Maven Pro Medium" w:eastAsia="Maven Pro Medium" w:hAnsi="Maven Pro Medium"/>
          <w:sz w:val="30"/>
          <w:szCs w:val="30"/>
          <w:rtl w:val="0"/>
        </w:rPr>
        <w:t xml:space="preserve">Zoom</w:t>
      </w:r>
    </w:p>
    <w:p w:rsidR="00000000" w:rsidDel="00000000" w:rsidP="00000000" w:rsidRDefault="00000000" w:rsidRPr="00000000" w14:paraId="0000004E">
      <w:pPr>
        <w:rPr>
          <w:rFonts w:ascii="Maven Pro Medium" w:cs="Maven Pro Medium" w:eastAsia="Maven Pro Medium" w:hAnsi="Maven Pro Medium"/>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351520</wp:posOffset>
            </wp:positionV>
            <wp:extent cx="1217596" cy="804672"/>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217596" cy="804672"/>
                    </a:xfrm>
                    <a:prstGeom prst="rect"/>
                    <a:ln/>
                  </pic:spPr>
                </pic:pic>
              </a:graphicData>
            </a:graphic>
          </wp:anchor>
        </w:drawing>
      </w:r>
    </w:p>
    <w:p w:rsidR="00000000" w:rsidDel="00000000" w:rsidP="00000000" w:rsidRDefault="00000000" w:rsidRPr="00000000" w14:paraId="0000004F">
      <w:pPr>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In a telescope, the magnification of the image can be enhanced by changing the eyepiece, which has different zoom values depending on its size. </w:t>
      </w:r>
      <w:r w:rsidDel="00000000" w:rsidR="00000000" w:rsidRPr="00000000">
        <w:rPr>
          <w:rFonts w:ascii="Maven Pro" w:cs="Maven Pro" w:eastAsia="Maven Pro" w:hAnsi="Maven Pro"/>
          <w:sz w:val="24"/>
          <w:szCs w:val="24"/>
          <w:rtl w:val="0"/>
        </w:rPr>
        <w:t xml:space="preserve">This dropbox allows the user to change the zoom simulating the change in the eyepiece. They can choose a zoom of 25x, 50x and 100x.</w:t>
      </w:r>
    </w:p>
    <w:p w:rsidR="00000000" w:rsidDel="00000000" w:rsidP="00000000" w:rsidRDefault="00000000" w:rsidRPr="00000000" w14:paraId="00000050">
      <w:pPr>
        <w:rPr>
          <w:rFonts w:ascii="Maven Pro" w:cs="Maven Pro" w:eastAsia="Maven Pro" w:hAnsi="Maven Pro"/>
          <w:sz w:val="24"/>
          <w:szCs w:val="24"/>
        </w:rPr>
      </w:pPr>
      <w:r w:rsidDel="00000000" w:rsidR="00000000" w:rsidRPr="00000000">
        <w:rPr>
          <w:rtl w:val="0"/>
        </w:rPr>
      </w:r>
    </w:p>
    <w:p w:rsidR="00000000" w:rsidDel="00000000" w:rsidP="00000000" w:rsidRDefault="00000000" w:rsidRPr="00000000" w14:paraId="00000051">
      <w:pPr>
        <w:rPr>
          <w:rFonts w:ascii="Maven Pro" w:cs="Maven Pro" w:eastAsia="Maven Pro" w:hAnsi="Maven Pro"/>
          <w:sz w:val="24"/>
          <w:szCs w:val="24"/>
        </w:rPr>
      </w:pPr>
      <w:r w:rsidDel="00000000" w:rsidR="00000000" w:rsidRPr="00000000">
        <w:rPr>
          <w:rtl w:val="0"/>
        </w:rPr>
      </w:r>
    </w:p>
    <w:p w:rsidR="00000000" w:rsidDel="00000000" w:rsidP="00000000" w:rsidRDefault="00000000" w:rsidRPr="00000000" w14:paraId="00000052">
      <w:pPr>
        <w:rPr>
          <w:rFonts w:ascii="Maven Pro Medium" w:cs="Maven Pro Medium" w:eastAsia="Maven Pro Medium" w:hAnsi="Maven Pro Medium"/>
          <w:sz w:val="30"/>
          <w:szCs w:val="30"/>
        </w:rPr>
      </w:pPr>
      <w:r w:rsidDel="00000000" w:rsidR="00000000" w:rsidRPr="00000000">
        <w:rPr>
          <w:rFonts w:ascii="Maven Pro Medium" w:cs="Maven Pro Medium" w:eastAsia="Maven Pro Medium" w:hAnsi="Maven Pro Medium"/>
          <w:sz w:val="30"/>
          <w:szCs w:val="30"/>
          <w:rtl w:val="0"/>
        </w:rPr>
        <w:t xml:space="preserve">Moon Phases Slider</w:t>
      </w:r>
      <w:r w:rsidDel="00000000" w:rsidR="00000000" w:rsidRPr="00000000">
        <w:rPr>
          <w:rtl w:val="0"/>
        </w:rPr>
      </w:r>
    </w:p>
    <w:p w:rsidR="00000000" w:rsidDel="00000000" w:rsidP="00000000" w:rsidRDefault="00000000" w:rsidRPr="00000000" w14:paraId="00000053">
      <w:pPr>
        <w:rPr>
          <w:rFonts w:ascii="Maven Pro" w:cs="Maven Pro" w:eastAsia="Maven Pro" w:hAnsi="Maven Pro"/>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207820</wp:posOffset>
            </wp:positionV>
            <wp:extent cx="2308013" cy="895350"/>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13"/>
                    <a:srcRect b="0" l="2419" r="4032" t="0"/>
                    <a:stretch>
                      <a:fillRect/>
                    </a:stretch>
                  </pic:blipFill>
                  <pic:spPr>
                    <a:xfrm>
                      <a:off x="0" y="0"/>
                      <a:ext cx="2308013" cy="895350"/>
                    </a:xfrm>
                    <a:prstGeom prst="rect"/>
                    <a:ln/>
                  </pic:spPr>
                </pic:pic>
              </a:graphicData>
            </a:graphic>
          </wp:anchor>
        </w:drawing>
      </w:r>
    </w:p>
    <w:p w:rsidR="00000000" w:rsidDel="00000000" w:rsidP="00000000" w:rsidRDefault="00000000" w:rsidRPr="00000000" w14:paraId="00000054">
      <w:pPr>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55">
      <w:pPr>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This feature allows the user to change the phase of the moon that they are currently viewing.</w:t>
      </w:r>
    </w:p>
    <w:p w:rsidR="00000000" w:rsidDel="00000000" w:rsidP="00000000" w:rsidRDefault="00000000" w:rsidRPr="00000000" w14:paraId="00000056">
      <w:pPr>
        <w:rPr>
          <w:rFonts w:ascii="Maven Pro" w:cs="Maven Pro" w:eastAsia="Maven Pro" w:hAnsi="Maven Pro"/>
          <w:sz w:val="24"/>
          <w:szCs w:val="24"/>
        </w:rPr>
      </w:pPr>
      <w:r w:rsidDel="00000000" w:rsidR="00000000" w:rsidRPr="00000000">
        <w:rPr>
          <w:rtl w:val="0"/>
        </w:rPr>
      </w:r>
    </w:p>
    <w:p w:rsidR="00000000" w:rsidDel="00000000" w:rsidP="00000000" w:rsidRDefault="00000000" w:rsidRPr="00000000" w14:paraId="00000057">
      <w:pPr>
        <w:rPr>
          <w:rFonts w:ascii="Maven Pro" w:cs="Maven Pro" w:eastAsia="Maven Pro" w:hAnsi="Maven Pro"/>
          <w:sz w:val="24"/>
          <w:szCs w:val="24"/>
        </w:rPr>
      </w:pPr>
      <w:r w:rsidDel="00000000" w:rsidR="00000000" w:rsidRPr="00000000">
        <w:rPr>
          <w:rtl w:val="0"/>
        </w:rPr>
      </w:r>
    </w:p>
    <w:p w:rsidR="00000000" w:rsidDel="00000000" w:rsidP="00000000" w:rsidRDefault="00000000" w:rsidRPr="00000000" w14:paraId="00000058">
      <w:pPr>
        <w:rPr>
          <w:rFonts w:ascii="Maven Pro" w:cs="Maven Pro" w:eastAsia="Maven Pro" w:hAnsi="Maven Pro"/>
          <w:sz w:val="24"/>
          <w:szCs w:val="24"/>
        </w:rPr>
      </w:pPr>
      <w:r w:rsidDel="00000000" w:rsidR="00000000" w:rsidRPr="00000000">
        <w:rPr>
          <w:rFonts w:ascii="Maven Pro Medium" w:cs="Maven Pro Medium" w:eastAsia="Maven Pro Medium" w:hAnsi="Maven Pro Medium"/>
          <w:sz w:val="30"/>
          <w:szCs w:val="30"/>
          <w:rtl w:val="0"/>
        </w:rPr>
        <w:t xml:space="preserve">Keyboard Controls</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ven Pro" w:cs="Maven Pro" w:eastAsia="Maven Pro" w:hAnsi="Maven Pr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276463</wp:posOffset>
            </wp:positionV>
            <wp:extent cx="1792860" cy="632016"/>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14"/>
                    <a:srcRect b="4451" l="75581" r="1328" t="75923"/>
                    <a:stretch>
                      <a:fillRect/>
                    </a:stretch>
                  </pic:blipFill>
                  <pic:spPr>
                    <a:xfrm>
                      <a:off x="0" y="0"/>
                      <a:ext cx="1792860" cy="632016"/>
                    </a:xfrm>
                    <a:prstGeom prst="rect"/>
                    <a:ln/>
                  </pic:spPr>
                </pic:pic>
              </a:graphicData>
            </a:graphic>
          </wp:anchor>
        </w:drawing>
      </w:r>
    </w:p>
    <w:p w:rsidR="00000000" w:rsidDel="00000000" w:rsidP="00000000" w:rsidRDefault="00000000" w:rsidRPr="00000000" w14:paraId="0000005A">
      <w:pPr>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Using the arrow keys, the user can simulate the telescope’s movement. </w:t>
      </w:r>
    </w:p>
    <w:p w:rsidR="00000000" w:rsidDel="00000000" w:rsidP="00000000" w:rsidRDefault="00000000" w:rsidRPr="00000000" w14:paraId="0000005B">
      <w:pPr>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This will make the image move in the opposite direction (eg. as the telescope moves down, the object appears to move upwards). </w:t>
      </w:r>
    </w:p>
    <w:p w:rsidR="00000000" w:rsidDel="00000000" w:rsidP="00000000" w:rsidRDefault="00000000" w:rsidRPr="00000000" w14:paraId="0000005C">
      <w:pPr>
        <w:rPr>
          <w:rFonts w:ascii="Maven Pro" w:cs="Maven Pro" w:eastAsia="Maven Pro" w:hAnsi="Maven Pro"/>
          <w:sz w:val="24"/>
          <w:szCs w:val="24"/>
        </w:rPr>
      </w:pPr>
      <w:r w:rsidDel="00000000" w:rsidR="00000000" w:rsidRPr="00000000">
        <w:rPr>
          <w:rtl w:val="0"/>
        </w:rPr>
      </w:r>
    </w:p>
    <w:p w:rsidR="00000000" w:rsidDel="00000000" w:rsidP="00000000" w:rsidRDefault="00000000" w:rsidRPr="00000000" w14:paraId="0000005D">
      <w:pPr>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Note: The user must click on the main window before attempting to use the arrow keys for movement.</w:t>
      </w:r>
    </w:p>
    <w:p w:rsidR="00000000" w:rsidDel="00000000" w:rsidP="00000000" w:rsidRDefault="00000000" w:rsidRPr="00000000" w14:paraId="0000005E">
      <w:pPr>
        <w:rPr>
          <w:rFonts w:ascii="Maven Pro" w:cs="Maven Pro" w:eastAsia="Maven Pro" w:hAnsi="Maven Pro"/>
        </w:rPr>
      </w:pPr>
      <w:r w:rsidDel="00000000" w:rsidR="00000000" w:rsidRPr="00000000">
        <w:rPr>
          <w:rtl w:val="0"/>
        </w:rPr>
      </w:r>
    </w:p>
    <w:p w:rsidR="00000000" w:rsidDel="00000000" w:rsidP="00000000" w:rsidRDefault="00000000" w:rsidRPr="00000000" w14:paraId="0000005F">
      <w:pPr>
        <w:rPr>
          <w:rFonts w:ascii="Maven Pro" w:cs="Maven Pro" w:eastAsia="Maven Pro" w:hAnsi="Maven Pro"/>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ven Pro Medium" w:cs="Maven Pro Medium" w:eastAsia="Maven Pro Medium" w:hAnsi="Maven Pro Medium"/>
          <w:sz w:val="30"/>
          <w:szCs w:val="30"/>
        </w:rPr>
      </w:pPr>
      <w:r w:rsidDel="00000000" w:rsidR="00000000" w:rsidRPr="00000000">
        <w:rPr>
          <w:rFonts w:ascii="Maven Pro Medium" w:cs="Maven Pro Medium" w:eastAsia="Maven Pro Medium" w:hAnsi="Maven Pro Medium"/>
          <w:sz w:val="30"/>
          <w:szCs w:val="30"/>
          <w:rtl w:val="0"/>
        </w:rPr>
        <w:t xml:space="preserve">Recenter Button</w:t>
      </w:r>
      <w:r w:rsidDel="00000000" w:rsidR="00000000" w:rsidRPr="00000000">
        <w:rPr>
          <w:rtl w:val="0"/>
        </w:rPr>
      </w:r>
    </w:p>
    <w:p w:rsidR="00000000" w:rsidDel="00000000" w:rsidP="00000000" w:rsidRDefault="00000000" w:rsidRPr="00000000" w14:paraId="00000061">
      <w:pPr>
        <w:rPr>
          <w:rFonts w:ascii="Maven Pro" w:cs="Maven Pro" w:eastAsia="Maven Pro" w:hAnsi="Maven Pro"/>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207820</wp:posOffset>
            </wp:positionV>
            <wp:extent cx="1309688" cy="102497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5"/>
                    <a:srcRect b="0" l="5737" r="0" t="0"/>
                    <a:stretch>
                      <a:fillRect/>
                    </a:stretch>
                  </pic:blipFill>
                  <pic:spPr>
                    <a:xfrm>
                      <a:off x="0" y="0"/>
                      <a:ext cx="1309688" cy="1024973"/>
                    </a:xfrm>
                    <a:prstGeom prst="rect"/>
                    <a:ln/>
                  </pic:spPr>
                </pic:pic>
              </a:graphicData>
            </a:graphic>
          </wp:anchor>
        </w:drawing>
      </w:r>
    </w:p>
    <w:p w:rsidR="00000000" w:rsidDel="00000000" w:rsidP="00000000" w:rsidRDefault="00000000" w:rsidRPr="00000000" w14:paraId="00000062">
      <w:pPr>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63">
      <w:pPr>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If the user has moved the telescope and would like to recenter it, they can click this button to a</w:t>
      </w:r>
      <w:r w:rsidDel="00000000" w:rsidR="00000000" w:rsidRPr="00000000">
        <w:rPr>
          <w:rFonts w:ascii="Maven Pro" w:cs="Maven Pro" w:eastAsia="Maven Pro" w:hAnsi="Maven Pro"/>
          <w:sz w:val="24"/>
          <w:szCs w:val="24"/>
          <w:rtl w:val="0"/>
        </w:rPr>
        <w:t xml:space="preserve">utomatically position the telescope on the centre of the object being viewed.</w:t>
        <w:tab/>
      </w:r>
    </w:p>
    <w:p w:rsidR="00000000" w:rsidDel="00000000" w:rsidP="00000000" w:rsidRDefault="00000000" w:rsidRPr="00000000" w14:paraId="00000064">
      <w:pPr>
        <w:rPr>
          <w:rFonts w:ascii="Maven Pro" w:cs="Maven Pro" w:eastAsia="Maven Pro" w:hAnsi="Maven Pro"/>
        </w:rPr>
      </w:pPr>
      <w:r w:rsidDel="00000000" w:rsidR="00000000" w:rsidRPr="00000000">
        <w:rPr>
          <w:rtl w:val="0"/>
        </w:rPr>
      </w:r>
    </w:p>
    <w:p w:rsidR="00000000" w:rsidDel="00000000" w:rsidP="00000000" w:rsidRDefault="00000000" w:rsidRPr="00000000" w14:paraId="00000065">
      <w:pPr>
        <w:rPr>
          <w:rFonts w:ascii="Maven Pro" w:cs="Maven Pro" w:eastAsia="Maven Pro" w:hAnsi="Maven Pro"/>
          <w:color w:val="0b5394"/>
          <w:sz w:val="44"/>
          <w:szCs w:val="44"/>
        </w:rPr>
      </w:pPr>
      <w:r w:rsidDel="00000000" w:rsidR="00000000" w:rsidRPr="00000000">
        <w:rPr>
          <w:rtl w:val="0"/>
        </w:rPr>
      </w:r>
    </w:p>
    <w:p w:rsidR="00000000" w:rsidDel="00000000" w:rsidP="00000000" w:rsidRDefault="00000000" w:rsidRPr="00000000" w14:paraId="00000066">
      <w:pPr>
        <w:rPr>
          <w:rFonts w:ascii="Maven Pro" w:cs="Maven Pro" w:eastAsia="Maven Pro" w:hAnsi="Maven Pro"/>
          <w:b w:val="1"/>
          <w:sz w:val="32"/>
          <w:szCs w:val="32"/>
        </w:rPr>
      </w:pPr>
      <w:r w:rsidDel="00000000" w:rsidR="00000000" w:rsidRPr="00000000">
        <w:rPr>
          <w:rFonts w:ascii="Maven Pro" w:cs="Maven Pro" w:eastAsia="Maven Pro" w:hAnsi="Maven Pro"/>
          <w:color w:val="0b5394"/>
          <w:sz w:val="44"/>
          <w:szCs w:val="44"/>
          <w:rtl w:val="0"/>
        </w:rPr>
        <w:t xml:space="preserve">Graphics</w:t>
      </w:r>
      <w:r w:rsidDel="00000000" w:rsidR="00000000" w:rsidRPr="00000000">
        <w:rPr>
          <w:rtl w:val="0"/>
        </w:rPr>
      </w:r>
    </w:p>
    <w:p w:rsidR="00000000" w:rsidDel="00000000" w:rsidP="00000000" w:rsidRDefault="00000000" w:rsidRPr="00000000" w14:paraId="00000067">
      <w:pPr>
        <w:rPr>
          <w:rFonts w:ascii="Maven Pro" w:cs="Maven Pro" w:eastAsia="Maven Pro" w:hAnsi="Maven Pro"/>
          <w:b w:val="1"/>
          <w:sz w:val="28"/>
          <w:szCs w:val="28"/>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ven Pro Medium" w:cs="Maven Pro Medium" w:eastAsia="Maven Pro Medium" w:hAnsi="Maven Pro Medium"/>
          <w:sz w:val="30"/>
          <w:szCs w:val="30"/>
        </w:rPr>
      </w:pPr>
      <w:r w:rsidDel="00000000" w:rsidR="00000000" w:rsidRPr="00000000">
        <w:rPr>
          <w:rFonts w:ascii="Maven Pro Medium" w:cs="Maven Pro Medium" w:eastAsia="Maven Pro Medium" w:hAnsi="Maven Pro Medium"/>
          <w:sz w:val="30"/>
          <w:szCs w:val="30"/>
          <w:rtl w:val="0"/>
        </w:rPr>
        <w:t xml:space="preserve">Telescope Lens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ven Pro Medium" w:cs="Maven Pro Medium" w:eastAsia="Maven Pro Medium" w:hAnsi="Maven Pro Medium"/>
          <w:sz w:val="30"/>
          <w:szCs w:val="30"/>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276463</wp:posOffset>
                </wp:positionV>
                <wp:extent cx="2009775" cy="1412274"/>
                <wp:effectExtent b="0" l="0" r="0" t="0"/>
                <wp:wrapSquare wrapText="bothSides" distB="114300" distT="114300" distL="114300" distR="114300"/>
                <wp:docPr id="1" name=""/>
                <a:graphic>
                  <a:graphicData uri="http://schemas.microsoft.com/office/word/2010/wordprocessingGroup">
                    <wpg:wgp>
                      <wpg:cNvGrpSpPr/>
                      <wpg:grpSpPr>
                        <a:xfrm>
                          <a:off x="550000" y="653950"/>
                          <a:ext cx="2009775" cy="1412274"/>
                          <a:chOff x="550000" y="653950"/>
                          <a:chExt cx="2802775" cy="1962150"/>
                        </a:xfrm>
                      </wpg:grpSpPr>
                      <pic:pic>
                        <pic:nvPicPr>
                          <pic:cNvPr id="2" name="Shape 2"/>
                          <pic:cNvPicPr preferRelativeResize="0"/>
                        </pic:nvPicPr>
                        <pic:blipFill>
                          <a:blip r:embed="rId16">
                            <a:alphaModFix/>
                          </a:blip>
                          <a:stretch>
                            <a:fillRect/>
                          </a:stretch>
                        </pic:blipFill>
                        <pic:spPr>
                          <a:xfrm>
                            <a:off x="1362050" y="653950"/>
                            <a:ext cx="1990725" cy="1962150"/>
                          </a:xfrm>
                          <a:prstGeom prst="rect">
                            <a:avLst/>
                          </a:prstGeom>
                          <a:noFill/>
                          <a:ln>
                            <a:noFill/>
                          </a:ln>
                        </pic:spPr>
                      </pic:pic>
                      <wps:wsp>
                        <wps:cNvSpPr/>
                        <wps:cNvPr id="3" name="Shape 3"/>
                        <wps:spPr>
                          <a:xfrm>
                            <a:off x="1409700" y="2257350"/>
                            <a:ext cx="152400" cy="3144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550750" y="2165875"/>
                            <a:ext cx="909600" cy="17400"/>
                          </a:xfrm>
                          <a:prstGeom prst="straightConnector1">
                            <a:avLst/>
                          </a:prstGeom>
                          <a:noFill/>
                          <a:ln cap="flat" cmpd="sng" w="76200">
                            <a:solidFill>
                              <a:srgbClr val="3D85C6"/>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276463</wp:posOffset>
                </wp:positionV>
                <wp:extent cx="2009775" cy="1412274"/>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2009775" cy="1412274"/>
                        </a:xfrm>
                        <a:prstGeom prst="rect"/>
                        <a:ln/>
                      </pic:spPr>
                    </pic:pic>
                  </a:graphicData>
                </a:graphic>
              </wp:anchor>
            </w:drawing>
          </mc:Fallback>
        </mc:AlternateContent>
      </w:r>
    </w:p>
    <w:p w:rsidR="00000000" w:rsidDel="00000000" w:rsidP="00000000" w:rsidRDefault="00000000" w:rsidRPr="00000000" w14:paraId="0000006A">
      <w:pPr>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6B">
      <w:pPr>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A white circle represents the field of view (the area in which the celestial bodies can be viewed) of the telescope, simulating how a real telescope can only view celestial bodies within a certain frame.</w:t>
      </w:r>
    </w:p>
    <w:p w:rsidR="00000000" w:rsidDel="00000000" w:rsidP="00000000" w:rsidRDefault="00000000" w:rsidRPr="00000000" w14:paraId="0000006C">
      <w:pPr>
        <w:rPr>
          <w:rFonts w:ascii="Maven Pro" w:cs="Maven Pro" w:eastAsia="Maven Pro" w:hAnsi="Maven Pro"/>
        </w:rPr>
      </w:pPr>
      <w:r w:rsidDel="00000000" w:rsidR="00000000" w:rsidRPr="00000000">
        <w:rPr>
          <w:rtl w:val="0"/>
        </w:rPr>
      </w:r>
    </w:p>
    <w:p w:rsidR="00000000" w:rsidDel="00000000" w:rsidP="00000000" w:rsidRDefault="00000000" w:rsidRPr="00000000" w14:paraId="0000006D">
      <w:pPr>
        <w:rPr>
          <w:rFonts w:ascii="Maven Pro" w:cs="Maven Pro" w:eastAsia="Maven Pro" w:hAnsi="Maven Pro"/>
        </w:rPr>
      </w:pPr>
      <w:r w:rsidDel="00000000" w:rsidR="00000000" w:rsidRPr="00000000">
        <w:rPr>
          <w:rtl w:val="0"/>
        </w:rPr>
      </w:r>
    </w:p>
    <w:p w:rsidR="00000000" w:rsidDel="00000000" w:rsidP="00000000" w:rsidRDefault="00000000" w:rsidRPr="00000000" w14:paraId="0000006E">
      <w:pPr>
        <w:rPr>
          <w:rFonts w:ascii="Maven Pro" w:cs="Maven Pro" w:eastAsia="Maven Pro" w:hAnsi="Maven Pro"/>
        </w:rPr>
      </w:pPr>
      <w:r w:rsidDel="00000000" w:rsidR="00000000" w:rsidRPr="00000000">
        <w:rPr>
          <w:rtl w:val="0"/>
        </w:rPr>
      </w:r>
    </w:p>
    <w:p w:rsidR="00000000" w:rsidDel="00000000" w:rsidP="00000000" w:rsidRDefault="00000000" w:rsidRPr="00000000" w14:paraId="0000006F">
      <w:pPr>
        <w:rPr>
          <w:rFonts w:ascii="Maven Pro Medium" w:cs="Maven Pro Medium" w:eastAsia="Maven Pro Medium" w:hAnsi="Maven Pro Medium"/>
          <w:sz w:val="30"/>
          <w:szCs w:val="30"/>
        </w:rPr>
      </w:pPr>
      <w:r w:rsidDel="00000000" w:rsidR="00000000" w:rsidRPr="00000000">
        <w:rPr>
          <w:rtl w:val="0"/>
        </w:rPr>
      </w:r>
    </w:p>
    <w:p w:rsidR="00000000" w:rsidDel="00000000" w:rsidP="00000000" w:rsidRDefault="00000000" w:rsidRPr="00000000" w14:paraId="00000070">
      <w:pPr>
        <w:rPr>
          <w:rFonts w:ascii="Maven Pro Medium" w:cs="Maven Pro Medium" w:eastAsia="Maven Pro Medium" w:hAnsi="Maven Pro Medium"/>
          <w:sz w:val="30"/>
          <w:szCs w:val="30"/>
        </w:rPr>
      </w:pPr>
      <w:r w:rsidDel="00000000" w:rsidR="00000000" w:rsidRPr="00000000">
        <w:rPr>
          <w:rFonts w:ascii="Maven Pro Medium" w:cs="Maven Pro Medium" w:eastAsia="Maven Pro Medium" w:hAnsi="Maven Pro Medium"/>
          <w:sz w:val="30"/>
          <w:szCs w:val="30"/>
          <w:rtl w:val="0"/>
        </w:rPr>
        <w:t xml:space="preserve">Planets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ven Pro" w:cs="Maven Pro" w:eastAsia="Maven Pro" w:hAnsi="Maven Pro"/>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276463</wp:posOffset>
            </wp:positionV>
            <wp:extent cx="1438483" cy="1383157"/>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438483" cy="1383157"/>
                    </a:xfrm>
                    <a:prstGeom prst="rect"/>
                    <a:ln/>
                  </pic:spPr>
                </pic:pic>
              </a:graphicData>
            </a:graphic>
          </wp:anchor>
        </w:drawing>
      </w:r>
    </w:p>
    <w:p w:rsidR="00000000" w:rsidDel="00000000" w:rsidP="00000000" w:rsidRDefault="00000000" w:rsidRPr="00000000" w14:paraId="00000072">
      <w:pPr>
        <w:rPr>
          <w:rFonts w:ascii="Maven Pro" w:cs="Maven Pro" w:eastAsia="Maven Pro" w:hAnsi="Maven Pro"/>
        </w:rPr>
      </w:pPr>
      <w:r w:rsidDel="00000000" w:rsidR="00000000" w:rsidRPr="00000000">
        <w:rPr>
          <w:rtl w:val="0"/>
        </w:rPr>
      </w:r>
    </w:p>
    <w:p w:rsidR="00000000" w:rsidDel="00000000" w:rsidP="00000000" w:rsidRDefault="00000000" w:rsidRPr="00000000" w14:paraId="00000073">
      <w:pPr>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Each planet is drawn at 3 different zooms depending on which zoom the user chooses. Details such as stripes and rings become more visible with more zoom. Planets do not rotate or move in this software because any movement is too slow to notice even with a real telescope.</w:t>
      </w:r>
    </w:p>
    <w:p w:rsidR="00000000" w:rsidDel="00000000" w:rsidP="00000000" w:rsidRDefault="00000000" w:rsidRPr="00000000" w14:paraId="00000074">
      <w:pPr>
        <w:rPr>
          <w:rFonts w:ascii="Maven Pro" w:cs="Maven Pro" w:eastAsia="Maven Pro" w:hAnsi="Maven Pro"/>
          <w:sz w:val="24"/>
          <w:szCs w:val="24"/>
        </w:rPr>
      </w:pPr>
      <w:r w:rsidDel="00000000" w:rsidR="00000000" w:rsidRPr="00000000">
        <w:rPr>
          <w:rtl w:val="0"/>
        </w:rPr>
      </w:r>
    </w:p>
    <w:p w:rsidR="00000000" w:rsidDel="00000000" w:rsidP="00000000" w:rsidRDefault="00000000" w:rsidRPr="00000000" w14:paraId="00000075">
      <w:pPr>
        <w:rPr>
          <w:rFonts w:ascii="Maven Pro" w:cs="Maven Pro" w:eastAsia="Maven Pro" w:hAnsi="Maven Pro"/>
        </w:rPr>
      </w:pPr>
      <w:r w:rsidDel="00000000" w:rsidR="00000000" w:rsidRPr="00000000">
        <w:rPr>
          <w:rtl w:val="0"/>
        </w:rPr>
      </w:r>
    </w:p>
    <w:p w:rsidR="00000000" w:rsidDel="00000000" w:rsidP="00000000" w:rsidRDefault="00000000" w:rsidRPr="00000000" w14:paraId="00000076">
      <w:pPr>
        <w:rPr>
          <w:rFonts w:ascii="Maven Pro" w:cs="Maven Pro" w:eastAsia="Maven Pro" w:hAnsi="Maven Pro"/>
          <w:sz w:val="20"/>
          <w:szCs w:val="20"/>
        </w:rPr>
      </w:pPr>
      <w:r w:rsidDel="00000000" w:rsidR="00000000" w:rsidRPr="00000000">
        <w:rPr>
          <w:rFonts w:ascii="Maven Pro" w:cs="Maven Pro" w:eastAsia="Maven Pro" w:hAnsi="Maven Pro"/>
          <w:sz w:val="20"/>
          <w:szCs w:val="20"/>
          <w:rtl w:val="0"/>
        </w:rPr>
        <w:t xml:space="preserve">  Jupiter at 25x zoom</w:t>
      </w:r>
    </w:p>
    <w:p w:rsidR="00000000" w:rsidDel="00000000" w:rsidP="00000000" w:rsidRDefault="00000000" w:rsidRPr="00000000" w14:paraId="00000077">
      <w:pPr>
        <w:rPr>
          <w:rFonts w:ascii="Maven Pro Medium" w:cs="Maven Pro Medium" w:eastAsia="Maven Pro Medium" w:hAnsi="Maven Pro Medium"/>
          <w:sz w:val="30"/>
          <w:szCs w:val="30"/>
        </w:rPr>
      </w:pPr>
      <w:r w:rsidDel="00000000" w:rsidR="00000000" w:rsidRPr="00000000">
        <w:rPr>
          <w:rtl w:val="0"/>
        </w:rPr>
      </w:r>
    </w:p>
    <w:p w:rsidR="00000000" w:rsidDel="00000000" w:rsidP="00000000" w:rsidRDefault="00000000" w:rsidRPr="00000000" w14:paraId="00000078">
      <w:pPr>
        <w:rPr>
          <w:rFonts w:ascii="Maven Pro Medium" w:cs="Maven Pro Medium" w:eastAsia="Maven Pro Medium" w:hAnsi="Maven Pro Medium"/>
          <w:sz w:val="30"/>
          <w:szCs w:val="30"/>
        </w:rPr>
      </w:pPr>
      <w:r w:rsidDel="00000000" w:rsidR="00000000" w:rsidRPr="00000000">
        <w:rPr>
          <w:rFonts w:ascii="Maven Pro Medium" w:cs="Maven Pro Medium" w:eastAsia="Maven Pro Medium" w:hAnsi="Maven Pro Medium"/>
          <w:sz w:val="30"/>
          <w:szCs w:val="30"/>
          <w:rtl w:val="0"/>
        </w:rPr>
        <w:t xml:space="preserve">Galaxy</w:t>
      </w:r>
    </w:p>
    <w:p w:rsidR="00000000" w:rsidDel="00000000" w:rsidP="00000000" w:rsidRDefault="00000000" w:rsidRPr="00000000" w14:paraId="00000079">
      <w:pPr>
        <w:rPr>
          <w:rFonts w:ascii="Maven Pro Medium" w:cs="Maven Pro Medium" w:eastAsia="Maven Pro Medium" w:hAnsi="Maven Pro Medium"/>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276463</wp:posOffset>
            </wp:positionV>
            <wp:extent cx="1438275" cy="1418969"/>
            <wp:effectExtent b="0" l="0" r="0" t="0"/>
            <wp:wrapSquare wrapText="bothSides" distB="114300" distT="114300" distL="114300" distR="114300"/>
            <wp:docPr id="15" name="image13.png"/>
            <a:graphic>
              <a:graphicData uri="http://schemas.openxmlformats.org/drawingml/2006/picture">
                <pic:pic>
                  <pic:nvPicPr>
                    <pic:cNvPr id="0" name="image13.png"/>
                    <pic:cNvPicPr preferRelativeResize="0"/>
                  </pic:nvPicPr>
                  <pic:blipFill>
                    <a:blip r:embed="rId19"/>
                    <a:srcRect b="0" l="1343" r="0" t="0"/>
                    <a:stretch>
                      <a:fillRect/>
                    </a:stretch>
                  </pic:blipFill>
                  <pic:spPr>
                    <a:xfrm>
                      <a:off x="0" y="0"/>
                      <a:ext cx="1438275" cy="1418969"/>
                    </a:xfrm>
                    <a:prstGeom prst="rect"/>
                    <a:ln/>
                  </pic:spPr>
                </pic:pic>
              </a:graphicData>
            </a:graphic>
          </wp:anchor>
        </w:drawing>
      </w:r>
    </w:p>
    <w:p w:rsidR="00000000" w:rsidDel="00000000" w:rsidP="00000000" w:rsidRDefault="00000000" w:rsidRPr="00000000" w14:paraId="0000007A">
      <w:pPr>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7B">
      <w:pPr>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7C">
      <w:pPr>
        <w:rPr>
          <w:rFonts w:ascii="Maven Pro" w:cs="Maven Pro" w:eastAsia="Maven Pro" w:hAnsi="Maven Pro"/>
        </w:rPr>
      </w:pPr>
      <w:r w:rsidDel="00000000" w:rsidR="00000000" w:rsidRPr="00000000">
        <w:rPr>
          <w:rFonts w:ascii="Maven Pro" w:cs="Maven Pro" w:eastAsia="Maven Pro" w:hAnsi="Maven Pro"/>
          <w:sz w:val="24"/>
          <w:szCs w:val="24"/>
          <w:rtl w:val="0"/>
        </w:rPr>
        <w:t xml:space="preserve">The Andromeda galaxy is composed of concentric ellipses. Just like the planets, the user can choose between 3 zooms for this as well.</w:t>
      </w:r>
      <w:r w:rsidDel="00000000" w:rsidR="00000000" w:rsidRPr="00000000">
        <w:rPr>
          <w:rtl w:val="0"/>
        </w:rPr>
      </w:r>
    </w:p>
    <w:p w:rsidR="00000000" w:rsidDel="00000000" w:rsidP="00000000" w:rsidRDefault="00000000" w:rsidRPr="00000000" w14:paraId="0000007D">
      <w:pPr>
        <w:rPr>
          <w:rFonts w:ascii="Maven Pro" w:cs="Maven Pro" w:eastAsia="Maven Pro" w:hAnsi="Maven Pro"/>
        </w:rPr>
      </w:pPr>
      <w:r w:rsidDel="00000000" w:rsidR="00000000" w:rsidRPr="00000000">
        <w:rPr>
          <w:rtl w:val="0"/>
        </w:rPr>
      </w:r>
    </w:p>
    <w:p w:rsidR="00000000" w:rsidDel="00000000" w:rsidP="00000000" w:rsidRDefault="00000000" w:rsidRPr="00000000" w14:paraId="0000007E">
      <w:pPr>
        <w:rPr>
          <w:rFonts w:ascii="Maven Pro" w:cs="Maven Pro" w:eastAsia="Maven Pro" w:hAnsi="Maven Pro"/>
        </w:rPr>
      </w:pPr>
      <w:r w:rsidDel="00000000" w:rsidR="00000000" w:rsidRPr="00000000">
        <w:rPr>
          <w:rtl w:val="0"/>
        </w:rPr>
      </w:r>
    </w:p>
    <w:p w:rsidR="00000000" w:rsidDel="00000000" w:rsidP="00000000" w:rsidRDefault="00000000" w:rsidRPr="00000000" w14:paraId="0000007F">
      <w:pPr>
        <w:rPr>
          <w:rFonts w:ascii="Maven Pro" w:cs="Maven Pro" w:eastAsia="Maven Pro" w:hAnsi="Maven Pro"/>
        </w:rPr>
      </w:pPr>
      <w:r w:rsidDel="00000000" w:rsidR="00000000" w:rsidRPr="00000000">
        <w:rPr>
          <w:rtl w:val="0"/>
        </w:rPr>
      </w:r>
    </w:p>
    <w:p w:rsidR="00000000" w:rsidDel="00000000" w:rsidP="00000000" w:rsidRDefault="00000000" w:rsidRPr="00000000" w14:paraId="00000080">
      <w:pPr>
        <w:rPr>
          <w:rFonts w:ascii="Maven Pro" w:cs="Maven Pro" w:eastAsia="Maven Pro" w:hAnsi="Maven Pro"/>
          <w:sz w:val="20"/>
          <w:szCs w:val="20"/>
        </w:rPr>
      </w:pPr>
      <w:r w:rsidDel="00000000" w:rsidR="00000000" w:rsidRPr="00000000">
        <w:rPr>
          <w:rFonts w:ascii="Maven Pro" w:cs="Maven Pro" w:eastAsia="Maven Pro" w:hAnsi="Maven Pro"/>
          <w:sz w:val="20"/>
          <w:szCs w:val="20"/>
          <w:rtl w:val="0"/>
        </w:rPr>
        <w:t xml:space="preserve">Andromeda at 100x zoom</w:t>
      </w:r>
    </w:p>
    <w:p w:rsidR="00000000" w:rsidDel="00000000" w:rsidP="00000000" w:rsidRDefault="00000000" w:rsidRPr="00000000" w14:paraId="00000081">
      <w:pPr>
        <w:rPr>
          <w:rFonts w:ascii="Maven Pro Medium" w:cs="Maven Pro Medium" w:eastAsia="Maven Pro Medium" w:hAnsi="Maven Pro Medium"/>
          <w:sz w:val="30"/>
          <w:szCs w:val="30"/>
        </w:rPr>
      </w:pPr>
      <w:r w:rsidDel="00000000" w:rsidR="00000000" w:rsidRPr="00000000">
        <w:rPr>
          <w:rtl w:val="0"/>
        </w:rPr>
      </w:r>
    </w:p>
    <w:p w:rsidR="00000000" w:rsidDel="00000000" w:rsidP="00000000" w:rsidRDefault="00000000" w:rsidRPr="00000000" w14:paraId="00000082">
      <w:pPr>
        <w:rPr>
          <w:rFonts w:ascii="Maven Pro" w:cs="Maven Pro" w:eastAsia="Maven Pro" w:hAnsi="Maven Pro"/>
          <w:b w:val="1"/>
        </w:rPr>
      </w:pPr>
      <w:r w:rsidDel="00000000" w:rsidR="00000000" w:rsidRPr="00000000">
        <w:rPr>
          <w:rFonts w:ascii="Maven Pro Medium" w:cs="Maven Pro Medium" w:eastAsia="Maven Pro Medium" w:hAnsi="Maven Pro Medium"/>
          <w:sz w:val="30"/>
          <w:szCs w:val="30"/>
          <w:rtl w:val="0"/>
        </w:rPr>
        <w:t xml:space="preserve">Moon</w:t>
      </w:r>
      <w:r w:rsidDel="00000000" w:rsidR="00000000" w:rsidRPr="00000000">
        <w:rPr>
          <w:rtl w:val="0"/>
        </w:rPr>
      </w:r>
    </w:p>
    <w:p w:rsidR="00000000" w:rsidDel="00000000" w:rsidP="00000000" w:rsidRDefault="00000000" w:rsidRPr="00000000" w14:paraId="00000083">
      <w:pPr>
        <w:rPr>
          <w:rFonts w:ascii="Maven Pro" w:cs="Maven Pro" w:eastAsia="Maven Pro" w:hAnsi="Maven Pro"/>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446694" cy="1419225"/>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446694" cy="1419225"/>
                    </a:xfrm>
                    <a:prstGeom prst="rect"/>
                    <a:ln/>
                  </pic:spPr>
                </pic:pic>
              </a:graphicData>
            </a:graphic>
          </wp:anchor>
        </w:drawing>
      </w:r>
    </w:p>
    <w:p w:rsidR="00000000" w:rsidDel="00000000" w:rsidP="00000000" w:rsidRDefault="00000000" w:rsidRPr="00000000" w14:paraId="00000084">
      <w:pPr>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The Moon can be viewed in all zooms and in all of its phases labelled 1-8 on the slider (1: new moon, 2: waxing crescent, 3: first quarter, 4: waxing gibbous, 5: full moon, 6: waning gibbous, 7: last quarter, 8: waning crescent).</w:t>
      </w:r>
    </w:p>
    <w:p w:rsidR="00000000" w:rsidDel="00000000" w:rsidP="00000000" w:rsidRDefault="00000000" w:rsidRPr="00000000" w14:paraId="00000085">
      <w:pPr>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Changing the slider will allow users to progress back and forth between phases of the moon.</w:t>
      </w:r>
    </w:p>
    <w:p w:rsidR="00000000" w:rsidDel="00000000" w:rsidP="00000000" w:rsidRDefault="00000000" w:rsidRPr="00000000" w14:paraId="00000086">
      <w:pPr>
        <w:rPr>
          <w:rFonts w:ascii="Maven Pro" w:cs="Maven Pro" w:eastAsia="Maven Pro" w:hAnsi="Maven Pro"/>
        </w:rPr>
      </w:pPr>
      <w:r w:rsidDel="00000000" w:rsidR="00000000" w:rsidRPr="00000000">
        <w:rPr>
          <w:rtl w:val="0"/>
        </w:rPr>
      </w:r>
    </w:p>
    <w:p w:rsidR="00000000" w:rsidDel="00000000" w:rsidP="00000000" w:rsidRDefault="00000000" w:rsidRPr="00000000" w14:paraId="00000087">
      <w:pPr>
        <w:rPr>
          <w:rFonts w:ascii="Maven Pro" w:cs="Maven Pro" w:eastAsia="Maven Pro" w:hAnsi="Maven Pro"/>
        </w:rPr>
      </w:pPr>
      <w:r w:rsidDel="00000000" w:rsidR="00000000" w:rsidRPr="00000000">
        <w:rPr>
          <w:rtl w:val="0"/>
        </w:rPr>
      </w:r>
    </w:p>
    <w:p w:rsidR="00000000" w:rsidDel="00000000" w:rsidP="00000000" w:rsidRDefault="00000000" w:rsidRPr="00000000" w14:paraId="00000088">
      <w:pPr>
        <w:rPr>
          <w:rFonts w:ascii="Maven Pro" w:cs="Maven Pro" w:eastAsia="Maven Pro" w:hAnsi="Maven Pro"/>
          <w:sz w:val="20"/>
          <w:szCs w:val="20"/>
        </w:rPr>
      </w:pPr>
      <w:r w:rsidDel="00000000" w:rsidR="00000000" w:rsidRPr="00000000">
        <w:rPr>
          <w:rFonts w:ascii="Maven Pro" w:cs="Maven Pro" w:eastAsia="Maven Pro" w:hAnsi="Maven Pro"/>
          <w:sz w:val="20"/>
          <w:szCs w:val="20"/>
          <w:rtl w:val="0"/>
        </w:rPr>
        <w:t xml:space="preserve">The Moon 50x zoom in phase 3 (First Quarter)</w:t>
      </w:r>
    </w:p>
    <w:p w:rsidR="00000000" w:rsidDel="00000000" w:rsidP="00000000" w:rsidRDefault="00000000" w:rsidRPr="00000000" w14:paraId="00000089">
      <w:pPr>
        <w:rPr>
          <w:rFonts w:ascii="Maven Pro" w:cs="Maven Pro" w:eastAsia="Maven Pro" w:hAnsi="Maven Pro"/>
        </w:rPr>
      </w:pPr>
      <w:r w:rsidDel="00000000" w:rsidR="00000000" w:rsidRPr="00000000">
        <w:rPr>
          <w:rtl w:val="0"/>
        </w:rPr>
      </w:r>
    </w:p>
    <w:p w:rsidR="00000000" w:rsidDel="00000000" w:rsidP="00000000" w:rsidRDefault="00000000" w:rsidRPr="00000000" w14:paraId="0000008A">
      <w:pPr>
        <w:rPr>
          <w:rFonts w:ascii="Maven Pro Medium" w:cs="Maven Pro Medium" w:eastAsia="Maven Pro Medium" w:hAnsi="Maven Pro Medium"/>
          <w:sz w:val="30"/>
          <w:szCs w:val="30"/>
        </w:rPr>
      </w:pPr>
      <w:r w:rsidDel="00000000" w:rsidR="00000000" w:rsidRPr="00000000">
        <w:rPr>
          <w:rtl w:val="0"/>
        </w:rPr>
      </w:r>
    </w:p>
    <w:p w:rsidR="00000000" w:rsidDel="00000000" w:rsidP="00000000" w:rsidRDefault="00000000" w:rsidRPr="00000000" w14:paraId="0000008B">
      <w:pPr>
        <w:rPr>
          <w:rFonts w:ascii="Maven Pro Medium" w:cs="Maven Pro Medium" w:eastAsia="Maven Pro Medium" w:hAnsi="Maven Pro Medium"/>
          <w:sz w:val="30"/>
          <w:szCs w:val="30"/>
        </w:rPr>
      </w:pPr>
      <w:r w:rsidDel="00000000" w:rsidR="00000000" w:rsidRPr="00000000">
        <w:rPr>
          <w:rFonts w:ascii="Maven Pro Medium" w:cs="Maven Pro Medium" w:eastAsia="Maven Pro Medium" w:hAnsi="Maven Pro Medium"/>
          <w:sz w:val="30"/>
          <w:szCs w:val="30"/>
          <w:rtl w:val="0"/>
        </w:rPr>
        <w:t xml:space="preserve">Description sidebar</w:t>
      </w:r>
    </w:p>
    <w:p w:rsidR="00000000" w:rsidDel="00000000" w:rsidP="00000000" w:rsidRDefault="00000000" w:rsidRPr="00000000" w14:paraId="0000008C">
      <w:pPr>
        <w:rPr>
          <w:rFonts w:ascii="Maven Pro Medium" w:cs="Maven Pro Medium" w:eastAsia="Maven Pro Medium" w:hAnsi="Maven Pro Medium"/>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276463</wp:posOffset>
            </wp:positionV>
            <wp:extent cx="2614613" cy="3444845"/>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614613" cy="3444845"/>
                    </a:xfrm>
                    <a:prstGeom prst="rect"/>
                    <a:ln/>
                  </pic:spPr>
                </pic:pic>
              </a:graphicData>
            </a:graphic>
          </wp:anchor>
        </w:drawing>
      </w:r>
    </w:p>
    <w:p w:rsidR="00000000" w:rsidDel="00000000" w:rsidP="00000000" w:rsidRDefault="00000000" w:rsidRPr="00000000" w14:paraId="0000008D">
      <w:pPr>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8E">
      <w:pPr>
        <w:rPr>
          <w:rFonts w:ascii="Maven Pro" w:cs="Maven Pro" w:eastAsia="Maven Pro" w:hAnsi="Maven Pro"/>
        </w:rPr>
      </w:pPr>
      <w:r w:rsidDel="00000000" w:rsidR="00000000" w:rsidRPr="00000000">
        <w:rPr>
          <w:rtl w:val="0"/>
        </w:rPr>
      </w:r>
    </w:p>
    <w:p w:rsidR="00000000" w:rsidDel="00000000" w:rsidP="00000000" w:rsidRDefault="00000000" w:rsidRPr="00000000" w14:paraId="0000008F">
      <w:pPr>
        <w:rPr>
          <w:rFonts w:ascii="Maven Pro" w:cs="Maven Pro" w:eastAsia="Maven Pro" w:hAnsi="Maven Pro"/>
        </w:rPr>
      </w:pPr>
      <w:r w:rsidDel="00000000" w:rsidR="00000000" w:rsidRPr="00000000">
        <w:rPr>
          <w:rtl w:val="0"/>
        </w:rPr>
      </w:r>
    </w:p>
    <w:p w:rsidR="00000000" w:rsidDel="00000000" w:rsidP="00000000" w:rsidRDefault="00000000" w:rsidRPr="00000000" w14:paraId="00000090">
      <w:pPr>
        <w:rPr>
          <w:rFonts w:ascii="Maven Pro" w:cs="Maven Pro" w:eastAsia="Maven Pro" w:hAnsi="Maven Pro"/>
        </w:rPr>
      </w:pPr>
      <w:r w:rsidDel="00000000" w:rsidR="00000000" w:rsidRPr="00000000">
        <w:rPr>
          <w:rtl w:val="0"/>
        </w:rPr>
      </w:r>
    </w:p>
    <w:p w:rsidR="00000000" w:rsidDel="00000000" w:rsidP="00000000" w:rsidRDefault="00000000" w:rsidRPr="00000000" w14:paraId="00000091">
      <w:pPr>
        <w:rPr>
          <w:rFonts w:ascii="Maven Pro" w:cs="Maven Pro" w:eastAsia="Maven Pro" w:hAnsi="Maven Pro"/>
        </w:rPr>
      </w:pPr>
      <w:r w:rsidDel="00000000" w:rsidR="00000000" w:rsidRPr="00000000">
        <w:rPr>
          <w:rtl w:val="0"/>
        </w:rPr>
      </w:r>
    </w:p>
    <w:p w:rsidR="00000000" w:rsidDel="00000000" w:rsidP="00000000" w:rsidRDefault="00000000" w:rsidRPr="00000000" w14:paraId="00000092">
      <w:pPr>
        <w:rPr>
          <w:rFonts w:ascii="Maven Pro" w:cs="Maven Pro" w:eastAsia="Maven Pro" w:hAnsi="Maven Pro"/>
        </w:rPr>
      </w:pPr>
      <w:r w:rsidDel="00000000" w:rsidR="00000000" w:rsidRPr="00000000">
        <w:rPr>
          <w:rtl w:val="0"/>
        </w:rPr>
      </w:r>
    </w:p>
    <w:p w:rsidR="00000000" w:rsidDel="00000000" w:rsidP="00000000" w:rsidRDefault="00000000" w:rsidRPr="00000000" w14:paraId="00000093">
      <w:pPr>
        <w:rPr>
          <w:rFonts w:ascii="Maven Pro" w:cs="Maven Pro" w:eastAsia="Maven Pro" w:hAnsi="Maven Pro"/>
        </w:rPr>
      </w:pPr>
      <w:r w:rsidDel="00000000" w:rsidR="00000000" w:rsidRPr="00000000">
        <w:rPr>
          <w:rtl w:val="0"/>
        </w:rPr>
      </w:r>
    </w:p>
    <w:p w:rsidR="00000000" w:rsidDel="00000000" w:rsidP="00000000" w:rsidRDefault="00000000" w:rsidRPr="00000000" w14:paraId="00000094">
      <w:pPr>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Offers a basic description of the current celestial body in view. Gives basic information on the object being viewed and some fun facts to accompany it.</w:t>
      </w:r>
    </w:p>
    <w:p w:rsidR="00000000" w:rsidDel="00000000" w:rsidP="00000000" w:rsidRDefault="00000000" w:rsidRPr="00000000" w14:paraId="00000095">
      <w:pPr>
        <w:rPr>
          <w:rFonts w:ascii="Maven Pro" w:cs="Maven Pro" w:eastAsia="Maven Pro" w:hAnsi="Maven Pro"/>
        </w:rPr>
      </w:pPr>
      <w:r w:rsidDel="00000000" w:rsidR="00000000" w:rsidRPr="00000000">
        <w:rPr>
          <w:rtl w:val="0"/>
        </w:rPr>
      </w:r>
    </w:p>
    <w:p w:rsidR="00000000" w:rsidDel="00000000" w:rsidP="00000000" w:rsidRDefault="00000000" w:rsidRPr="00000000" w14:paraId="00000096">
      <w:pPr>
        <w:rPr>
          <w:rFonts w:ascii="Maven Pro" w:cs="Maven Pro" w:eastAsia="Maven Pro" w:hAnsi="Maven Pro"/>
          <w:color w:val="0b5394"/>
          <w:sz w:val="44"/>
          <w:szCs w:val="44"/>
        </w:rPr>
      </w:pPr>
      <w:r w:rsidDel="00000000" w:rsidR="00000000" w:rsidRPr="00000000">
        <w:rPr>
          <w:rtl w:val="0"/>
        </w:rPr>
      </w:r>
    </w:p>
    <w:p w:rsidR="00000000" w:rsidDel="00000000" w:rsidP="00000000" w:rsidRDefault="00000000" w:rsidRPr="00000000" w14:paraId="00000097">
      <w:pPr>
        <w:rPr>
          <w:rFonts w:ascii="Maven Pro" w:cs="Maven Pro" w:eastAsia="Maven Pro" w:hAnsi="Maven Pro"/>
          <w:color w:val="0b5394"/>
          <w:sz w:val="44"/>
          <w:szCs w:val="44"/>
        </w:rPr>
      </w:pPr>
      <w:r w:rsidDel="00000000" w:rsidR="00000000" w:rsidRPr="00000000">
        <w:rPr>
          <w:rtl w:val="0"/>
        </w:rPr>
      </w:r>
    </w:p>
    <w:p w:rsidR="00000000" w:rsidDel="00000000" w:rsidP="00000000" w:rsidRDefault="00000000" w:rsidRPr="00000000" w14:paraId="00000098">
      <w:pPr>
        <w:rPr>
          <w:rFonts w:ascii="Maven Pro" w:cs="Maven Pro" w:eastAsia="Maven Pro" w:hAnsi="Maven Pro"/>
          <w:color w:val="0b5394"/>
          <w:sz w:val="44"/>
          <w:szCs w:val="44"/>
        </w:rPr>
      </w:pPr>
      <w:r w:rsidDel="00000000" w:rsidR="00000000" w:rsidRPr="00000000">
        <w:rPr>
          <w:rFonts w:ascii="Maven Pro" w:cs="Maven Pro" w:eastAsia="Maven Pro" w:hAnsi="Maven Pro"/>
          <w:color w:val="0b5394"/>
          <w:sz w:val="44"/>
          <w:szCs w:val="44"/>
          <w:rtl w:val="0"/>
        </w:rPr>
        <w:t xml:space="preserve">Safety</w:t>
      </w:r>
    </w:p>
    <w:p w:rsidR="00000000" w:rsidDel="00000000" w:rsidP="00000000" w:rsidRDefault="00000000" w:rsidRPr="00000000" w14:paraId="00000099">
      <w:pPr>
        <w:rPr>
          <w:rFonts w:ascii="Maven Pro" w:cs="Maven Pro" w:eastAsia="Maven Pro" w:hAnsi="Maven Pro"/>
        </w:rPr>
      </w:pPr>
      <w:r w:rsidDel="00000000" w:rsidR="00000000" w:rsidRPr="00000000">
        <w:rPr>
          <w:rFonts w:ascii="Maven Pro" w:cs="Maven Pro" w:eastAsia="Maven Pro" w:hAnsi="Maven Pro"/>
          <w:sz w:val="24"/>
          <w:szCs w:val="24"/>
          <w:rtl w:val="0"/>
        </w:rPr>
        <w:t xml:space="preserve">Please use CosmosView appropriately and watch where you are going. If you plan on using this program on a mobile device, please proceed with caution when travelling. </w:t>
      </w:r>
      <w:commentRangeStart w:id="2"/>
      <w:r w:rsidDel="00000000" w:rsidR="00000000" w:rsidRPr="00000000">
        <w:rPr>
          <w:rFonts w:ascii="Maven Pro" w:cs="Maven Pro" w:eastAsia="Maven Pro" w:hAnsi="Maven Pro"/>
          <w:sz w:val="24"/>
          <w:szCs w:val="24"/>
          <w:rtl w:val="0"/>
        </w:rPr>
        <w:t xml:space="preserve">Please refrain from viewing the app while walking or driving.</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A">
      <w:pPr>
        <w:jc w:val="center"/>
        <w:rPr>
          <w:rFonts w:ascii="Maven Pro" w:cs="Maven Pro" w:eastAsia="Maven Pro" w:hAnsi="Maven Pro"/>
        </w:rPr>
      </w:pPr>
      <w:r w:rsidDel="00000000" w:rsidR="00000000" w:rsidRPr="00000000">
        <w:rPr>
          <w:rFonts w:ascii="Maven Pro" w:cs="Maven Pro" w:eastAsia="Maven Pro" w:hAnsi="Maven Pro"/>
        </w:rPr>
        <w:drawing>
          <wp:inline distB="114300" distT="114300" distL="114300" distR="114300">
            <wp:extent cx="495068" cy="827373"/>
            <wp:effectExtent b="0" l="0" r="0" t="0"/>
            <wp:docPr id="1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95068" cy="82737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Maven Pro" w:cs="Maven Pro" w:eastAsia="Maven Pro" w:hAnsi="Maven Pro"/>
          <w:color w:val="0b5394"/>
          <w:sz w:val="44"/>
          <w:szCs w:val="44"/>
        </w:rPr>
      </w:pPr>
      <w:r w:rsidDel="00000000" w:rsidR="00000000" w:rsidRPr="00000000">
        <w:rPr>
          <w:rtl w:val="0"/>
        </w:rPr>
      </w:r>
    </w:p>
    <w:p w:rsidR="00000000" w:rsidDel="00000000" w:rsidP="00000000" w:rsidRDefault="00000000" w:rsidRPr="00000000" w14:paraId="0000009C">
      <w:pPr>
        <w:rPr>
          <w:rFonts w:ascii="Maven Pro" w:cs="Maven Pro" w:eastAsia="Maven Pro" w:hAnsi="Maven Pro"/>
          <w:color w:val="0b5394"/>
          <w:sz w:val="44"/>
          <w:szCs w:val="44"/>
        </w:rPr>
      </w:pPr>
      <w:r w:rsidDel="00000000" w:rsidR="00000000" w:rsidRPr="00000000">
        <w:rPr>
          <w:rFonts w:ascii="Maven Pro" w:cs="Maven Pro" w:eastAsia="Maven Pro" w:hAnsi="Maven Pro"/>
          <w:color w:val="0b5394"/>
          <w:sz w:val="44"/>
          <w:szCs w:val="44"/>
          <w:rtl w:val="0"/>
        </w:rPr>
        <w:t xml:space="preserve">Legal</w:t>
      </w:r>
    </w:p>
    <w:p w:rsidR="00000000" w:rsidDel="00000000" w:rsidP="00000000" w:rsidRDefault="00000000" w:rsidRPr="00000000" w14:paraId="0000009D">
      <w:pPr>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CosmosView asks that all its users thoroughly read and understand the terms of service and end-user license agreements that are in place. It is necessary that users are aware of the terms at the time of purchase. If you experience any issues with the program or have any questions, please contact us at 519-968-7666.</w:t>
      </w:r>
    </w:p>
    <w:p w:rsidR="00000000" w:rsidDel="00000000" w:rsidP="00000000" w:rsidRDefault="00000000" w:rsidRPr="00000000" w14:paraId="0000009E">
      <w:pPr>
        <w:rPr>
          <w:rFonts w:ascii="Maven Pro" w:cs="Maven Pro" w:eastAsia="Maven Pro" w:hAnsi="Maven Pro"/>
          <w:color w:val="0b5394"/>
          <w:sz w:val="44"/>
          <w:szCs w:val="44"/>
        </w:rPr>
      </w:pPr>
      <w:r w:rsidDel="00000000" w:rsidR="00000000" w:rsidRPr="00000000">
        <w:rPr>
          <w:rtl w:val="0"/>
        </w:rPr>
      </w:r>
    </w:p>
    <w:p w:rsidR="00000000" w:rsidDel="00000000" w:rsidP="00000000" w:rsidRDefault="00000000" w:rsidRPr="00000000" w14:paraId="0000009F">
      <w:pPr>
        <w:rPr>
          <w:rFonts w:ascii="Maven Pro" w:cs="Maven Pro" w:eastAsia="Maven Pro" w:hAnsi="Maven Pro"/>
          <w:color w:val="0b5394"/>
          <w:sz w:val="44"/>
          <w:szCs w:val="44"/>
        </w:rPr>
      </w:pPr>
      <w:r w:rsidDel="00000000" w:rsidR="00000000" w:rsidRPr="00000000">
        <w:rPr>
          <w:rFonts w:ascii="Maven Pro" w:cs="Maven Pro" w:eastAsia="Maven Pro" w:hAnsi="Maven Pro"/>
          <w:color w:val="0b5394"/>
          <w:sz w:val="44"/>
          <w:szCs w:val="44"/>
          <w:rtl w:val="0"/>
        </w:rPr>
        <w:t xml:space="preserve">Credits</w:t>
      </w:r>
    </w:p>
    <w:p w:rsidR="00000000" w:rsidDel="00000000" w:rsidP="00000000" w:rsidRDefault="00000000" w:rsidRPr="00000000" w14:paraId="000000A0">
      <w:pPr>
        <w:rPr>
          <w:rFonts w:ascii="Maven Pro" w:cs="Maven Pro" w:eastAsia="Maven Pro" w:hAnsi="Maven Pro"/>
          <w:sz w:val="24"/>
          <w:szCs w:val="24"/>
        </w:rPr>
      </w:pPr>
      <w:r w:rsidDel="00000000" w:rsidR="00000000" w:rsidRPr="00000000">
        <w:rPr>
          <w:rFonts w:ascii="Maven Pro" w:cs="Maven Pro" w:eastAsia="Maven Pro" w:hAnsi="Maven Pro"/>
          <w:sz w:val="24"/>
          <w:szCs w:val="24"/>
          <w:rtl w:val="0"/>
        </w:rPr>
        <w:t xml:space="preserve">CosmosView was designed and developed by Anika Sharma, Aaron Ye and Omeed Attayi from Galactica</w:t>
      </w:r>
      <w:r w:rsidDel="00000000" w:rsidR="00000000" w:rsidRPr="00000000">
        <w:rPr>
          <w:rFonts w:ascii="Maven Pro" w:cs="Maven Pro" w:eastAsia="Maven Pro" w:hAnsi="Maven Pro"/>
          <w:sz w:val="24"/>
          <w:szCs w:val="24"/>
          <w:vertAlign w:val="superscript"/>
          <w:rtl w:val="0"/>
        </w:rPr>
        <w:t xml:space="preserve">TM</w:t>
      </w:r>
      <w:r w:rsidDel="00000000" w:rsidR="00000000" w:rsidRPr="00000000">
        <w:rPr>
          <w:rFonts w:ascii="Maven Pro" w:cs="Maven Pro" w:eastAsia="Maven Pro" w:hAnsi="Maven Pro"/>
          <w:sz w:val="24"/>
          <w:szCs w:val="24"/>
          <w:rtl w:val="0"/>
        </w:rPr>
        <w:t xml:space="preserve">.</w:t>
      </w:r>
      <w:r w:rsidDel="00000000" w:rsidR="00000000" w:rsidRPr="00000000">
        <w:rPr>
          <w:rtl w:val="0"/>
        </w:rPr>
      </w:r>
    </w:p>
    <w:sectPr>
      <w:headerReference r:id="rId23" w:type="default"/>
      <w:footerReference r:id="rId24" w:type="default"/>
      <w:footerReference r:id="rId25" w:type="first"/>
      <w:pgSz w:h="16838" w:w="11906"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son Schattman" w:id="0" w:date="2023-01-07T20:18:52Z">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Such a compelling invitation!</w:t>
      </w:r>
    </w:p>
  </w:comment>
  <w:comment w:author="Jason Schattman" w:id="2" w:date="2023-01-07T20:21:14Z">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Dying on the road while viewing the planets is a terrible way to go.</w:t>
      </w:r>
    </w:p>
  </w:comment>
  <w:comment w:author="Jason Schattman" w:id="1" w:date="2023-01-07T20:19:26Z">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manual normally uses 2nd person to address the reader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aven Pro">
    <w:embedRegular w:fontKey="{00000000-0000-0000-0000-000000000000}" r:id="rId1" w:subsetted="0"/>
    <w:embedBold w:fontKey="{00000000-0000-0000-0000-000000000000}" r:id="rId2" w:subsetted="0"/>
  </w:font>
  <w:font w:name="Maven Pro Medium">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jc w:val="right"/>
      <w:rPr/>
    </w:pPr>
    <w:r w:rsidDel="00000000" w:rsidR="00000000" w:rsidRPr="00000000">
      <w:rPr>
        <w:rFonts w:ascii="Maven Pro" w:cs="Maven Pro" w:eastAsia="Maven Pro" w:hAnsi="Maven Pro"/>
        <w:sz w:val="32"/>
        <w:szCs w:val="3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9.png"/><Relationship Id="rId8"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image" Target="media/image16.png"/><Relationship Id="rId19" Type="http://schemas.openxmlformats.org/officeDocument/2006/relationships/image" Target="media/image1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avenPro-regular.ttf"/><Relationship Id="rId2" Type="http://schemas.openxmlformats.org/officeDocument/2006/relationships/font" Target="fonts/MavenPro-bold.ttf"/><Relationship Id="rId3" Type="http://schemas.openxmlformats.org/officeDocument/2006/relationships/font" Target="fonts/MavenProMedium-regular.ttf"/><Relationship Id="rId4" Type="http://schemas.openxmlformats.org/officeDocument/2006/relationships/font" Target="fonts/MavenPr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